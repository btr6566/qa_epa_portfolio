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00987C71" w:rsidR="007C4D41" w:rsidRPr="002B7EBF" w:rsidRDefault="00FF0C4F" w:rsidP="007C4D41">
      <w:pPr>
        <w:pStyle w:val="Title"/>
        <w:rPr>
          <w:rFonts w:asciiTheme="minorHAnsi" w:hAnsiTheme="minorHAnsi" w:cstheme="minorHAnsi"/>
        </w:rPr>
      </w:pPr>
      <w:r w:rsidRPr="002B7EBF">
        <w:rPr>
          <w:rFonts w:asciiTheme="minorHAnsi" w:hAnsiTheme="minorHAnsi" w:cstheme="minorHAnsi"/>
        </w:rPr>
        <w:t>Java Decisioning Program</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7021EF69" w14:textId="17BB0630" w:rsidR="007E1905"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69536656" w:history="1">
            <w:r w:rsidR="007E1905" w:rsidRPr="0052594D">
              <w:rPr>
                <w:rStyle w:val="Hyperlink"/>
                <w:noProof/>
              </w:rPr>
              <w:t>Table of Figures</w:t>
            </w:r>
            <w:r w:rsidR="007E1905">
              <w:rPr>
                <w:noProof/>
                <w:webHidden/>
              </w:rPr>
              <w:tab/>
            </w:r>
            <w:r w:rsidR="007E1905">
              <w:rPr>
                <w:noProof/>
                <w:webHidden/>
              </w:rPr>
              <w:fldChar w:fldCharType="begin"/>
            </w:r>
            <w:r w:rsidR="007E1905">
              <w:rPr>
                <w:noProof/>
                <w:webHidden/>
              </w:rPr>
              <w:instrText xml:space="preserve"> PAGEREF _Toc169536656 \h </w:instrText>
            </w:r>
            <w:r w:rsidR="007E1905">
              <w:rPr>
                <w:noProof/>
                <w:webHidden/>
              </w:rPr>
            </w:r>
            <w:r w:rsidR="007E1905">
              <w:rPr>
                <w:noProof/>
                <w:webHidden/>
              </w:rPr>
              <w:fldChar w:fldCharType="separate"/>
            </w:r>
            <w:r w:rsidR="007E1905">
              <w:rPr>
                <w:noProof/>
                <w:webHidden/>
              </w:rPr>
              <w:t>3</w:t>
            </w:r>
            <w:r w:rsidR="007E1905">
              <w:rPr>
                <w:noProof/>
                <w:webHidden/>
              </w:rPr>
              <w:fldChar w:fldCharType="end"/>
            </w:r>
          </w:hyperlink>
        </w:p>
        <w:p w14:paraId="60EA7F16" w14:textId="6D3B7EB2" w:rsidR="007E1905" w:rsidRDefault="00000000">
          <w:pPr>
            <w:pStyle w:val="TOC1"/>
            <w:tabs>
              <w:tab w:val="right" w:leader="dot" w:pos="10456"/>
            </w:tabs>
            <w:rPr>
              <w:rFonts w:eastAsiaTheme="minorEastAsia"/>
              <w:noProof/>
              <w:sz w:val="24"/>
              <w:szCs w:val="24"/>
              <w:lang w:eastAsia="en-GB"/>
            </w:rPr>
          </w:pPr>
          <w:hyperlink w:anchor="_Toc169536657" w:history="1">
            <w:r w:rsidR="007E1905" w:rsidRPr="0052594D">
              <w:rPr>
                <w:rStyle w:val="Hyperlink"/>
                <w:rFonts w:cstheme="minorHAnsi"/>
                <w:noProof/>
              </w:rPr>
              <w:t>Introduction &amp; Requirements</w:t>
            </w:r>
            <w:r w:rsidR="007E1905">
              <w:rPr>
                <w:noProof/>
                <w:webHidden/>
              </w:rPr>
              <w:tab/>
            </w:r>
            <w:r w:rsidR="007E1905">
              <w:rPr>
                <w:noProof/>
                <w:webHidden/>
              </w:rPr>
              <w:fldChar w:fldCharType="begin"/>
            </w:r>
            <w:r w:rsidR="007E1905">
              <w:rPr>
                <w:noProof/>
                <w:webHidden/>
              </w:rPr>
              <w:instrText xml:space="preserve"> PAGEREF _Toc169536657 \h </w:instrText>
            </w:r>
            <w:r w:rsidR="007E1905">
              <w:rPr>
                <w:noProof/>
                <w:webHidden/>
              </w:rPr>
            </w:r>
            <w:r w:rsidR="007E1905">
              <w:rPr>
                <w:noProof/>
                <w:webHidden/>
              </w:rPr>
              <w:fldChar w:fldCharType="separate"/>
            </w:r>
            <w:r w:rsidR="007E1905">
              <w:rPr>
                <w:noProof/>
                <w:webHidden/>
              </w:rPr>
              <w:t>4</w:t>
            </w:r>
            <w:r w:rsidR="007E1905">
              <w:rPr>
                <w:noProof/>
                <w:webHidden/>
              </w:rPr>
              <w:fldChar w:fldCharType="end"/>
            </w:r>
          </w:hyperlink>
        </w:p>
        <w:p w14:paraId="1F1A5738" w14:textId="35AA2C54" w:rsidR="007E1905" w:rsidRDefault="00000000">
          <w:pPr>
            <w:pStyle w:val="TOC2"/>
            <w:rPr>
              <w:rFonts w:eastAsiaTheme="minorEastAsia"/>
              <w:noProof/>
              <w:sz w:val="24"/>
              <w:szCs w:val="24"/>
              <w:lang w:eastAsia="en-GB"/>
            </w:rPr>
          </w:pPr>
          <w:hyperlink w:anchor="_Toc169536658" w:history="1">
            <w:r w:rsidR="007E1905" w:rsidRPr="0052594D">
              <w:rPr>
                <w:rStyle w:val="Hyperlink"/>
                <w:rFonts w:cstheme="minorHAnsi"/>
                <w:noProof/>
              </w:rPr>
              <w:t>Project Description</w:t>
            </w:r>
            <w:r w:rsidR="007E1905">
              <w:rPr>
                <w:noProof/>
                <w:webHidden/>
              </w:rPr>
              <w:tab/>
            </w:r>
            <w:r w:rsidR="007E1905">
              <w:rPr>
                <w:noProof/>
                <w:webHidden/>
              </w:rPr>
              <w:fldChar w:fldCharType="begin"/>
            </w:r>
            <w:r w:rsidR="007E1905">
              <w:rPr>
                <w:noProof/>
                <w:webHidden/>
              </w:rPr>
              <w:instrText xml:space="preserve"> PAGEREF _Toc169536658 \h </w:instrText>
            </w:r>
            <w:r w:rsidR="007E1905">
              <w:rPr>
                <w:noProof/>
                <w:webHidden/>
              </w:rPr>
            </w:r>
            <w:r w:rsidR="007E1905">
              <w:rPr>
                <w:noProof/>
                <w:webHidden/>
              </w:rPr>
              <w:fldChar w:fldCharType="separate"/>
            </w:r>
            <w:r w:rsidR="007E1905">
              <w:rPr>
                <w:noProof/>
                <w:webHidden/>
              </w:rPr>
              <w:t>4</w:t>
            </w:r>
            <w:r w:rsidR="007E1905">
              <w:rPr>
                <w:noProof/>
                <w:webHidden/>
              </w:rPr>
              <w:fldChar w:fldCharType="end"/>
            </w:r>
          </w:hyperlink>
        </w:p>
        <w:p w14:paraId="5090CC38" w14:textId="3EC94169" w:rsidR="007E1905" w:rsidRDefault="00000000">
          <w:pPr>
            <w:pStyle w:val="TOC2"/>
            <w:rPr>
              <w:rFonts w:eastAsiaTheme="minorEastAsia"/>
              <w:noProof/>
              <w:sz w:val="24"/>
              <w:szCs w:val="24"/>
              <w:lang w:eastAsia="en-GB"/>
            </w:rPr>
          </w:pPr>
          <w:hyperlink w:anchor="_Toc169536659" w:history="1">
            <w:r w:rsidR="007E1905" w:rsidRPr="0052594D">
              <w:rPr>
                <w:rStyle w:val="Hyperlink"/>
                <w:rFonts w:cstheme="minorHAnsi"/>
                <w:noProof/>
              </w:rPr>
              <w:t>Acceptance Criteria/Project Outcomes</w:t>
            </w:r>
            <w:r w:rsidR="007E1905">
              <w:rPr>
                <w:noProof/>
                <w:webHidden/>
              </w:rPr>
              <w:tab/>
            </w:r>
            <w:r w:rsidR="007E1905">
              <w:rPr>
                <w:noProof/>
                <w:webHidden/>
              </w:rPr>
              <w:fldChar w:fldCharType="begin"/>
            </w:r>
            <w:r w:rsidR="007E1905">
              <w:rPr>
                <w:noProof/>
                <w:webHidden/>
              </w:rPr>
              <w:instrText xml:space="preserve"> PAGEREF _Toc169536659 \h </w:instrText>
            </w:r>
            <w:r w:rsidR="007E1905">
              <w:rPr>
                <w:noProof/>
                <w:webHidden/>
              </w:rPr>
            </w:r>
            <w:r w:rsidR="007E1905">
              <w:rPr>
                <w:noProof/>
                <w:webHidden/>
              </w:rPr>
              <w:fldChar w:fldCharType="separate"/>
            </w:r>
            <w:r w:rsidR="007E1905">
              <w:rPr>
                <w:noProof/>
                <w:webHidden/>
              </w:rPr>
              <w:t>4</w:t>
            </w:r>
            <w:r w:rsidR="007E1905">
              <w:rPr>
                <w:noProof/>
                <w:webHidden/>
              </w:rPr>
              <w:fldChar w:fldCharType="end"/>
            </w:r>
          </w:hyperlink>
        </w:p>
        <w:p w14:paraId="5DF7681E" w14:textId="57F34E26" w:rsidR="007E1905" w:rsidRDefault="00000000">
          <w:pPr>
            <w:pStyle w:val="TOC1"/>
            <w:tabs>
              <w:tab w:val="right" w:leader="dot" w:pos="10456"/>
            </w:tabs>
            <w:rPr>
              <w:rFonts w:eastAsiaTheme="minorEastAsia"/>
              <w:noProof/>
              <w:sz w:val="24"/>
              <w:szCs w:val="24"/>
              <w:lang w:eastAsia="en-GB"/>
            </w:rPr>
          </w:pPr>
          <w:hyperlink w:anchor="_Toc169536660" w:history="1">
            <w:r w:rsidR="007E1905" w:rsidRPr="0052594D">
              <w:rPr>
                <w:rStyle w:val="Hyperlink"/>
                <w:rFonts w:cstheme="minorHAnsi"/>
                <w:noProof/>
              </w:rPr>
              <w:t>Stakeholders Involved</w:t>
            </w:r>
            <w:r w:rsidR="007E1905">
              <w:rPr>
                <w:noProof/>
                <w:webHidden/>
              </w:rPr>
              <w:tab/>
            </w:r>
            <w:r w:rsidR="007E1905">
              <w:rPr>
                <w:noProof/>
                <w:webHidden/>
              </w:rPr>
              <w:fldChar w:fldCharType="begin"/>
            </w:r>
            <w:r w:rsidR="007E1905">
              <w:rPr>
                <w:noProof/>
                <w:webHidden/>
              </w:rPr>
              <w:instrText xml:space="preserve"> PAGEREF _Toc169536660 \h </w:instrText>
            </w:r>
            <w:r w:rsidR="007E1905">
              <w:rPr>
                <w:noProof/>
                <w:webHidden/>
              </w:rPr>
            </w:r>
            <w:r w:rsidR="007E1905">
              <w:rPr>
                <w:noProof/>
                <w:webHidden/>
              </w:rPr>
              <w:fldChar w:fldCharType="separate"/>
            </w:r>
            <w:r w:rsidR="007E1905">
              <w:rPr>
                <w:noProof/>
                <w:webHidden/>
              </w:rPr>
              <w:t>5</w:t>
            </w:r>
            <w:r w:rsidR="007E1905">
              <w:rPr>
                <w:noProof/>
                <w:webHidden/>
              </w:rPr>
              <w:fldChar w:fldCharType="end"/>
            </w:r>
          </w:hyperlink>
        </w:p>
        <w:p w14:paraId="776236B0" w14:textId="6D645E7E" w:rsidR="007E1905" w:rsidRDefault="00000000">
          <w:pPr>
            <w:pStyle w:val="TOC1"/>
            <w:tabs>
              <w:tab w:val="right" w:leader="dot" w:pos="10456"/>
            </w:tabs>
            <w:rPr>
              <w:rFonts w:eastAsiaTheme="minorEastAsia"/>
              <w:noProof/>
              <w:sz w:val="24"/>
              <w:szCs w:val="24"/>
              <w:lang w:eastAsia="en-GB"/>
            </w:rPr>
          </w:pPr>
          <w:hyperlink w:anchor="_Toc169536661" w:history="1">
            <w:r w:rsidR="007E1905" w:rsidRPr="0052594D">
              <w:rPr>
                <w:rStyle w:val="Hyperlink"/>
                <w:rFonts w:cstheme="minorHAnsi"/>
                <w:noProof/>
              </w:rPr>
              <w:t>Development – Set Up Dependencies</w:t>
            </w:r>
            <w:r w:rsidR="007E1905">
              <w:rPr>
                <w:noProof/>
                <w:webHidden/>
              </w:rPr>
              <w:tab/>
            </w:r>
            <w:r w:rsidR="007E1905">
              <w:rPr>
                <w:noProof/>
                <w:webHidden/>
              </w:rPr>
              <w:fldChar w:fldCharType="begin"/>
            </w:r>
            <w:r w:rsidR="007E1905">
              <w:rPr>
                <w:noProof/>
                <w:webHidden/>
              </w:rPr>
              <w:instrText xml:space="preserve"> PAGEREF _Toc169536661 \h </w:instrText>
            </w:r>
            <w:r w:rsidR="007E1905">
              <w:rPr>
                <w:noProof/>
                <w:webHidden/>
              </w:rPr>
            </w:r>
            <w:r w:rsidR="007E1905">
              <w:rPr>
                <w:noProof/>
                <w:webHidden/>
              </w:rPr>
              <w:fldChar w:fldCharType="separate"/>
            </w:r>
            <w:r w:rsidR="007E1905">
              <w:rPr>
                <w:noProof/>
                <w:webHidden/>
              </w:rPr>
              <w:t>6</w:t>
            </w:r>
            <w:r w:rsidR="007E1905">
              <w:rPr>
                <w:noProof/>
                <w:webHidden/>
              </w:rPr>
              <w:fldChar w:fldCharType="end"/>
            </w:r>
          </w:hyperlink>
        </w:p>
        <w:p w14:paraId="0DD8FE71" w14:textId="08DFE36B" w:rsidR="007E1905" w:rsidRDefault="00000000">
          <w:pPr>
            <w:pStyle w:val="TOC2"/>
            <w:rPr>
              <w:rFonts w:eastAsiaTheme="minorEastAsia"/>
              <w:noProof/>
              <w:sz w:val="24"/>
              <w:szCs w:val="24"/>
              <w:lang w:eastAsia="en-GB"/>
            </w:rPr>
          </w:pPr>
          <w:hyperlink w:anchor="_Toc169536662" w:history="1">
            <w:r w:rsidR="007E1905" w:rsidRPr="0052594D">
              <w:rPr>
                <w:rStyle w:val="Hyperlink"/>
                <w:rFonts w:cstheme="minorHAnsi"/>
                <w:noProof/>
              </w:rPr>
              <w:t>CRUD - Database Connection</w:t>
            </w:r>
            <w:r w:rsidR="007E1905">
              <w:rPr>
                <w:noProof/>
                <w:webHidden/>
              </w:rPr>
              <w:tab/>
            </w:r>
            <w:r w:rsidR="007E1905">
              <w:rPr>
                <w:noProof/>
                <w:webHidden/>
              </w:rPr>
              <w:fldChar w:fldCharType="begin"/>
            </w:r>
            <w:r w:rsidR="007E1905">
              <w:rPr>
                <w:noProof/>
                <w:webHidden/>
              </w:rPr>
              <w:instrText xml:space="preserve"> PAGEREF _Toc169536662 \h </w:instrText>
            </w:r>
            <w:r w:rsidR="007E1905">
              <w:rPr>
                <w:noProof/>
                <w:webHidden/>
              </w:rPr>
            </w:r>
            <w:r w:rsidR="007E1905">
              <w:rPr>
                <w:noProof/>
                <w:webHidden/>
              </w:rPr>
              <w:fldChar w:fldCharType="separate"/>
            </w:r>
            <w:r w:rsidR="007E1905">
              <w:rPr>
                <w:noProof/>
                <w:webHidden/>
              </w:rPr>
              <w:t>6</w:t>
            </w:r>
            <w:r w:rsidR="007E1905">
              <w:rPr>
                <w:noProof/>
                <w:webHidden/>
              </w:rPr>
              <w:fldChar w:fldCharType="end"/>
            </w:r>
          </w:hyperlink>
        </w:p>
        <w:p w14:paraId="58A5FC4E" w14:textId="7F851C09" w:rsidR="007E1905" w:rsidRDefault="00000000">
          <w:pPr>
            <w:pStyle w:val="TOC3"/>
            <w:tabs>
              <w:tab w:val="right" w:leader="dot" w:pos="10456"/>
            </w:tabs>
            <w:rPr>
              <w:rFonts w:eastAsiaTheme="minorEastAsia"/>
              <w:noProof/>
              <w:sz w:val="24"/>
              <w:szCs w:val="24"/>
              <w:lang w:eastAsia="en-GB"/>
            </w:rPr>
          </w:pPr>
          <w:hyperlink w:anchor="_Toc169536663" w:history="1">
            <w:r w:rsidR="007E1905" w:rsidRPr="0052594D">
              <w:rPr>
                <w:rStyle w:val="Hyperlink"/>
                <w:rFonts w:cstheme="minorHAnsi"/>
                <w:noProof/>
              </w:rPr>
              <w:t>Standing up a Database Solution</w:t>
            </w:r>
            <w:r w:rsidR="007E1905">
              <w:rPr>
                <w:noProof/>
                <w:webHidden/>
              </w:rPr>
              <w:tab/>
            </w:r>
            <w:r w:rsidR="007E1905">
              <w:rPr>
                <w:noProof/>
                <w:webHidden/>
              </w:rPr>
              <w:fldChar w:fldCharType="begin"/>
            </w:r>
            <w:r w:rsidR="007E1905">
              <w:rPr>
                <w:noProof/>
                <w:webHidden/>
              </w:rPr>
              <w:instrText xml:space="preserve"> PAGEREF _Toc169536663 \h </w:instrText>
            </w:r>
            <w:r w:rsidR="007E1905">
              <w:rPr>
                <w:noProof/>
                <w:webHidden/>
              </w:rPr>
            </w:r>
            <w:r w:rsidR="007E1905">
              <w:rPr>
                <w:noProof/>
                <w:webHidden/>
              </w:rPr>
              <w:fldChar w:fldCharType="separate"/>
            </w:r>
            <w:r w:rsidR="007E1905">
              <w:rPr>
                <w:noProof/>
                <w:webHidden/>
              </w:rPr>
              <w:t>6</w:t>
            </w:r>
            <w:r w:rsidR="007E1905">
              <w:rPr>
                <w:noProof/>
                <w:webHidden/>
              </w:rPr>
              <w:fldChar w:fldCharType="end"/>
            </w:r>
          </w:hyperlink>
        </w:p>
        <w:p w14:paraId="72CD3292" w14:textId="1B3E36F9" w:rsidR="007E1905" w:rsidRDefault="00000000">
          <w:pPr>
            <w:pStyle w:val="TOC3"/>
            <w:tabs>
              <w:tab w:val="right" w:leader="dot" w:pos="10456"/>
            </w:tabs>
            <w:rPr>
              <w:rFonts w:eastAsiaTheme="minorEastAsia"/>
              <w:noProof/>
              <w:sz w:val="24"/>
              <w:szCs w:val="24"/>
              <w:lang w:eastAsia="en-GB"/>
            </w:rPr>
          </w:pPr>
          <w:hyperlink w:anchor="_Toc169536664" w:history="1">
            <w:r w:rsidR="007E1905" w:rsidRPr="0052594D">
              <w:rPr>
                <w:rStyle w:val="Hyperlink"/>
                <w:rFonts w:cstheme="minorHAnsi"/>
                <w:noProof/>
              </w:rPr>
              <w:t>Handing Azure firewall</w:t>
            </w:r>
            <w:r w:rsidR="007E1905">
              <w:rPr>
                <w:noProof/>
                <w:webHidden/>
              </w:rPr>
              <w:tab/>
            </w:r>
            <w:r w:rsidR="007E1905">
              <w:rPr>
                <w:noProof/>
                <w:webHidden/>
              </w:rPr>
              <w:fldChar w:fldCharType="begin"/>
            </w:r>
            <w:r w:rsidR="007E1905">
              <w:rPr>
                <w:noProof/>
                <w:webHidden/>
              </w:rPr>
              <w:instrText xml:space="preserve"> PAGEREF _Toc169536664 \h </w:instrText>
            </w:r>
            <w:r w:rsidR="007E1905">
              <w:rPr>
                <w:noProof/>
                <w:webHidden/>
              </w:rPr>
            </w:r>
            <w:r w:rsidR="007E1905">
              <w:rPr>
                <w:noProof/>
                <w:webHidden/>
              </w:rPr>
              <w:fldChar w:fldCharType="separate"/>
            </w:r>
            <w:r w:rsidR="007E1905">
              <w:rPr>
                <w:noProof/>
                <w:webHidden/>
              </w:rPr>
              <w:t>8</w:t>
            </w:r>
            <w:r w:rsidR="007E1905">
              <w:rPr>
                <w:noProof/>
                <w:webHidden/>
              </w:rPr>
              <w:fldChar w:fldCharType="end"/>
            </w:r>
          </w:hyperlink>
        </w:p>
        <w:p w14:paraId="4519FD01" w14:textId="21E4CE53" w:rsidR="007E1905" w:rsidRDefault="00000000">
          <w:pPr>
            <w:pStyle w:val="TOC3"/>
            <w:tabs>
              <w:tab w:val="right" w:leader="dot" w:pos="10456"/>
            </w:tabs>
            <w:rPr>
              <w:rFonts w:eastAsiaTheme="minorEastAsia"/>
              <w:noProof/>
              <w:sz w:val="24"/>
              <w:szCs w:val="24"/>
              <w:lang w:eastAsia="en-GB"/>
            </w:rPr>
          </w:pPr>
          <w:hyperlink w:anchor="_Toc169536665" w:history="1">
            <w:r w:rsidR="007E1905" w:rsidRPr="0052594D">
              <w:rPr>
                <w:rStyle w:val="Hyperlink"/>
                <w:rFonts w:cstheme="minorHAnsi"/>
                <w:noProof/>
              </w:rPr>
              <w:t>Uploading Data</w:t>
            </w:r>
            <w:r w:rsidR="007E1905">
              <w:rPr>
                <w:noProof/>
                <w:webHidden/>
              </w:rPr>
              <w:tab/>
            </w:r>
            <w:r w:rsidR="007E1905">
              <w:rPr>
                <w:noProof/>
                <w:webHidden/>
              </w:rPr>
              <w:fldChar w:fldCharType="begin"/>
            </w:r>
            <w:r w:rsidR="007E1905">
              <w:rPr>
                <w:noProof/>
                <w:webHidden/>
              </w:rPr>
              <w:instrText xml:space="preserve"> PAGEREF _Toc169536665 \h </w:instrText>
            </w:r>
            <w:r w:rsidR="007E1905">
              <w:rPr>
                <w:noProof/>
                <w:webHidden/>
              </w:rPr>
            </w:r>
            <w:r w:rsidR="007E1905">
              <w:rPr>
                <w:noProof/>
                <w:webHidden/>
              </w:rPr>
              <w:fldChar w:fldCharType="separate"/>
            </w:r>
            <w:r w:rsidR="007E1905">
              <w:rPr>
                <w:noProof/>
                <w:webHidden/>
              </w:rPr>
              <w:t>9</w:t>
            </w:r>
            <w:r w:rsidR="007E1905">
              <w:rPr>
                <w:noProof/>
                <w:webHidden/>
              </w:rPr>
              <w:fldChar w:fldCharType="end"/>
            </w:r>
          </w:hyperlink>
        </w:p>
        <w:p w14:paraId="110BF3D8" w14:textId="0E234528" w:rsidR="007E1905" w:rsidRDefault="00000000">
          <w:pPr>
            <w:pStyle w:val="TOC3"/>
            <w:tabs>
              <w:tab w:val="right" w:leader="dot" w:pos="10456"/>
            </w:tabs>
            <w:rPr>
              <w:rFonts w:eastAsiaTheme="minorEastAsia"/>
              <w:noProof/>
              <w:sz w:val="24"/>
              <w:szCs w:val="24"/>
              <w:lang w:eastAsia="en-GB"/>
            </w:rPr>
          </w:pPr>
          <w:hyperlink w:anchor="_Toc169536666" w:history="1">
            <w:r w:rsidR="007E1905" w:rsidRPr="0052594D">
              <w:rPr>
                <w:rStyle w:val="Hyperlink"/>
                <w:rFonts w:cstheme="minorHAnsi"/>
                <w:noProof/>
              </w:rPr>
              <w:t>Access Management</w:t>
            </w:r>
            <w:r w:rsidR="007E1905">
              <w:rPr>
                <w:noProof/>
                <w:webHidden/>
              </w:rPr>
              <w:tab/>
            </w:r>
            <w:r w:rsidR="007E1905">
              <w:rPr>
                <w:noProof/>
                <w:webHidden/>
              </w:rPr>
              <w:fldChar w:fldCharType="begin"/>
            </w:r>
            <w:r w:rsidR="007E1905">
              <w:rPr>
                <w:noProof/>
                <w:webHidden/>
              </w:rPr>
              <w:instrText xml:space="preserve"> PAGEREF _Toc169536666 \h </w:instrText>
            </w:r>
            <w:r w:rsidR="007E1905">
              <w:rPr>
                <w:noProof/>
                <w:webHidden/>
              </w:rPr>
            </w:r>
            <w:r w:rsidR="007E1905">
              <w:rPr>
                <w:noProof/>
                <w:webHidden/>
              </w:rPr>
              <w:fldChar w:fldCharType="separate"/>
            </w:r>
            <w:r w:rsidR="007E1905">
              <w:rPr>
                <w:noProof/>
                <w:webHidden/>
              </w:rPr>
              <w:t>10</w:t>
            </w:r>
            <w:r w:rsidR="007E1905">
              <w:rPr>
                <w:noProof/>
                <w:webHidden/>
              </w:rPr>
              <w:fldChar w:fldCharType="end"/>
            </w:r>
          </w:hyperlink>
        </w:p>
        <w:p w14:paraId="12966F34" w14:textId="566AC1D8" w:rsidR="007E1905" w:rsidRDefault="00000000">
          <w:pPr>
            <w:pStyle w:val="TOC3"/>
            <w:tabs>
              <w:tab w:val="right" w:leader="dot" w:pos="10456"/>
            </w:tabs>
            <w:rPr>
              <w:rFonts w:eastAsiaTheme="minorEastAsia"/>
              <w:noProof/>
              <w:sz w:val="24"/>
              <w:szCs w:val="24"/>
              <w:lang w:eastAsia="en-GB"/>
            </w:rPr>
          </w:pPr>
          <w:hyperlink w:anchor="_Toc169536667" w:history="1">
            <w:r w:rsidR="007E1905" w:rsidRPr="0052594D">
              <w:rPr>
                <w:rStyle w:val="Hyperlink"/>
                <w:rFonts w:cstheme="minorHAnsi"/>
                <w:noProof/>
              </w:rPr>
              <w:t>Personal Data (PII) Protection</w:t>
            </w:r>
            <w:r w:rsidR="007E1905">
              <w:rPr>
                <w:noProof/>
                <w:webHidden/>
              </w:rPr>
              <w:tab/>
            </w:r>
            <w:r w:rsidR="007E1905">
              <w:rPr>
                <w:noProof/>
                <w:webHidden/>
              </w:rPr>
              <w:fldChar w:fldCharType="begin"/>
            </w:r>
            <w:r w:rsidR="007E1905">
              <w:rPr>
                <w:noProof/>
                <w:webHidden/>
              </w:rPr>
              <w:instrText xml:space="preserve"> PAGEREF _Toc169536667 \h </w:instrText>
            </w:r>
            <w:r w:rsidR="007E1905">
              <w:rPr>
                <w:noProof/>
                <w:webHidden/>
              </w:rPr>
            </w:r>
            <w:r w:rsidR="007E1905">
              <w:rPr>
                <w:noProof/>
                <w:webHidden/>
              </w:rPr>
              <w:fldChar w:fldCharType="separate"/>
            </w:r>
            <w:r w:rsidR="007E1905">
              <w:rPr>
                <w:noProof/>
                <w:webHidden/>
              </w:rPr>
              <w:t>13</w:t>
            </w:r>
            <w:r w:rsidR="007E1905">
              <w:rPr>
                <w:noProof/>
                <w:webHidden/>
              </w:rPr>
              <w:fldChar w:fldCharType="end"/>
            </w:r>
          </w:hyperlink>
        </w:p>
        <w:p w14:paraId="3034C72D" w14:textId="173EC4C5" w:rsidR="007E1905" w:rsidRDefault="00000000">
          <w:pPr>
            <w:pStyle w:val="TOC3"/>
            <w:tabs>
              <w:tab w:val="right" w:leader="dot" w:pos="10456"/>
            </w:tabs>
            <w:rPr>
              <w:rFonts w:eastAsiaTheme="minorEastAsia"/>
              <w:noProof/>
              <w:sz w:val="24"/>
              <w:szCs w:val="24"/>
              <w:lang w:eastAsia="en-GB"/>
            </w:rPr>
          </w:pPr>
          <w:hyperlink w:anchor="_Toc169536668" w:history="1">
            <w:r w:rsidR="007E1905" w:rsidRPr="0052594D">
              <w:rPr>
                <w:rStyle w:val="Hyperlink"/>
                <w:rFonts w:cstheme="minorHAnsi"/>
                <w:noProof/>
              </w:rPr>
              <w:t>Credentials within the Java program</w:t>
            </w:r>
            <w:r w:rsidR="007E1905">
              <w:rPr>
                <w:noProof/>
                <w:webHidden/>
              </w:rPr>
              <w:tab/>
            </w:r>
            <w:r w:rsidR="007E1905">
              <w:rPr>
                <w:noProof/>
                <w:webHidden/>
              </w:rPr>
              <w:fldChar w:fldCharType="begin"/>
            </w:r>
            <w:r w:rsidR="007E1905">
              <w:rPr>
                <w:noProof/>
                <w:webHidden/>
              </w:rPr>
              <w:instrText xml:space="preserve"> PAGEREF _Toc169536668 \h </w:instrText>
            </w:r>
            <w:r w:rsidR="007E1905">
              <w:rPr>
                <w:noProof/>
                <w:webHidden/>
              </w:rPr>
            </w:r>
            <w:r w:rsidR="007E1905">
              <w:rPr>
                <w:noProof/>
                <w:webHidden/>
              </w:rPr>
              <w:fldChar w:fldCharType="separate"/>
            </w:r>
            <w:r w:rsidR="007E1905">
              <w:rPr>
                <w:noProof/>
                <w:webHidden/>
              </w:rPr>
              <w:t>14</w:t>
            </w:r>
            <w:r w:rsidR="007E1905">
              <w:rPr>
                <w:noProof/>
                <w:webHidden/>
              </w:rPr>
              <w:fldChar w:fldCharType="end"/>
            </w:r>
          </w:hyperlink>
        </w:p>
        <w:p w14:paraId="73C9E668" w14:textId="66D8F5C1" w:rsidR="007E1905" w:rsidRDefault="00000000">
          <w:pPr>
            <w:pStyle w:val="TOC1"/>
            <w:tabs>
              <w:tab w:val="right" w:leader="dot" w:pos="10456"/>
            </w:tabs>
            <w:rPr>
              <w:rFonts w:eastAsiaTheme="minorEastAsia"/>
              <w:noProof/>
              <w:sz w:val="24"/>
              <w:szCs w:val="24"/>
              <w:lang w:eastAsia="en-GB"/>
            </w:rPr>
          </w:pPr>
          <w:hyperlink w:anchor="_Toc169536669" w:history="1">
            <w:r w:rsidR="007E1905" w:rsidRPr="0052594D">
              <w:rPr>
                <w:rStyle w:val="Hyperlink"/>
                <w:rFonts w:cstheme="minorHAnsi"/>
                <w:noProof/>
              </w:rPr>
              <w:t>Development -Java</w:t>
            </w:r>
            <w:r w:rsidR="007E1905">
              <w:rPr>
                <w:noProof/>
                <w:webHidden/>
              </w:rPr>
              <w:tab/>
            </w:r>
            <w:r w:rsidR="007E1905">
              <w:rPr>
                <w:noProof/>
                <w:webHidden/>
              </w:rPr>
              <w:fldChar w:fldCharType="begin"/>
            </w:r>
            <w:r w:rsidR="007E1905">
              <w:rPr>
                <w:noProof/>
                <w:webHidden/>
              </w:rPr>
              <w:instrText xml:space="preserve"> PAGEREF _Toc169536669 \h </w:instrText>
            </w:r>
            <w:r w:rsidR="007E1905">
              <w:rPr>
                <w:noProof/>
                <w:webHidden/>
              </w:rPr>
            </w:r>
            <w:r w:rsidR="007E1905">
              <w:rPr>
                <w:noProof/>
                <w:webHidden/>
              </w:rPr>
              <w:fldChar w:fldCharType="separate"/>
            </w:r>
            <w:r w:rsidR="007E1905">
              <w:rPr>
                <w:noProof/>
                <w:webHidden/>
              </w:rPr>
              <w:t>16</w:t>
            </w:r>
            <w:r w:rsidR="007E1905">
              <w:rPr>
                <w:noProof/>
                <w:webHidden/>
              </w:rPr>
              <w:fldChar w:fldCharType="end"/>
            </w:r>
          </w:hyperlink>
        </w:p>
        <w:p w14:paraId="2399148D" w14:textId="0174B6AC" w:rsidR="007E1905" w:rsidRDefault="00000000">
          <w:pPr>
            <w:pStyle w:val="TOC2"/>
            <w:rPr>
              <w:rFonts w:eastAsiaTheme="minorEastAsia"/>
              <w:noProof/>
              <w:sz w:val="24"/>
              <w:szCs w:val="24"/>
              <w:lang w:eastAsia="en-GB"/>
            </w:rPr>
          </w:pPr>
          <w:hyperlink w:anchor="_Toc169536670" w:history="1">
            <w:r w:rsidR="007E1905" w:rsidRPr="0052594D">
              <w:rPr>
                <w:rStyle w:val="Hyperlink"/>
                <w:rFonts w:cstheme="minorHAnsi"/>
                <w:noProof/>
              </w:rPr>
              <w:t>User Input</w:t>
            </w:r>
            <w:r w:rsidR="007E1905">
              <w:rPr>
                <w:noProof/>
                <w:webHidden/>
              </w:rPr>
              <w:tab/>
            </w:r>
            <w:r w:rsidR="007E1905">
              <w:rPr>
                <w:noProof/>
                <w:webHidden/>
              </w:rPr>
              <w:fldChar w:fldCharType="begin"/>
            </w:r>
            <w:r w:rsidR="007E1905">
              <w:rPr>
                <w:noProof/>
                <w:webHidden/>
              </w:rPr>
              <w:instrText xml:space="preserve"> PAGEREF _Toc169536670 \h </w:instrText>
            </w:r>
            <w:r w:rsidR="007E1905">
              <w:rPr>
                <w:noProof/>
                <w:webHidden/>
              </w:rPr>
            </w:r>
            <w:r w:rsidR="007E1905">
              <w:rPr>
                <w:noProof/>
                <w:webHidden/>
              </w:rPr>
              <w:fldChar w:fldCharType="separate"/>
            </w:r>
            <w:r w:rsidR="007E1905">
              <w:rPr>
                <w:noProof/>
                <w:webHidden/>
              </w:rPr>
              <w:t>16</w:t>
            </w:r>
            <w:r w:rsidR="007E1905">
              <w:rPr>
                <w:noProof/>
                <w:webHidden/>
              </w:rPr>
              <w:fldChar w:fldCharType="end"/>
            </w:r>
          </w:hyperlink>
        </w:p>
        <w:p w14:paraId="42B626EF" w14:textId="2EEE2287" w:rsidR="007E1905" w:rsidRDefault="00000000">
          <w:pPr>
            <w:pStyle w:val="TOC2"/>
            <w:rPr>
              <w:rFonts w:eastAsiaTheme="minorEastAsia"/>
              <w:noProof/>
              <w:sz w:val="24"/>
              <w:szCs w:val="24"/>
              <w:lang w:eastAsia="en-GB"/>
            </w:rPr>
          </w:pPr>
          <w:hyperlink w:anchor="_Toc169536671" w:history="1">
            <w:r w:rsidR="007E1905" w:rsidRPr="0052594D">
              <w:rPr>
                <w:rStyle w:val="Hyperlink"/>
                <w:rFonts w:cstheme="minorHAnsi"/>
                <w:noProof/>
              </w:rPr>
              <w:t>Data Model</w:t>
            </w:r>
            <w:r w:rsidR="007E1905">
              <w:rPr>
                <w:noProof/>
                <w:webHidden/>
              </w:rPr>
              <w:tab/>
            </w:r>
            <w:r w:rsidR="007E1905">
              <w:rPr>
                <w:noProof/>
                <w:webHidden/>
              </w:rPr>
              <w:fldChar w:fldCharType="begin"/>
            </w:r>
            <w:r w:rsidR="007E1905">
              <w:rPr>
                <w:noProof/>
                <w:webHidden/>
              </w:rPr>
              <w:instrText xml:space="preserve"> PAGEREF _Toc169536671 \h </w:instrText>
            </w:r>
            <w:r w:rsidR="007E1905">
              <w:rPr>
                <w:noProof/>
                <w:webHidden/>
              </w:rPr>
            </w:r>
            <w:r w:rsidR="007E1905">
              <w:rPr>
                <w:noProof/>
                <w:webHidden/>
              </w:rPr>
              <w:fldChar w:fldCharType="separate"/>
            </w:r>
            <w:r w:rsidR="007E1905">
              <w:rPr>
                <w:noProof/>
                <w:webHidden/>
              </w:rPr>
              <w:t>18</w:t>
            </w:r>
            <w:r w:rsidR="007E1905">
              <w:rPr>
                <w:noProof/>
                <w:webHidden/>
              </w:rPr>
              <w:fldChar w:fldCharType="end"/>
            </w:r>
          </w:hyperlink>
        </w:p>
        <w:p w14:paraId="61008420" w14:textId="549B62A2" w:rsidR="007E1905" w:rsidRDefault="00000000">
          <w:pPr>
            <w:pStyle w:val="TOC2"/>
            <w:rPr>
              <w:rFonts w:eastAsiaTheme="minorEastAsia"/>
              <w:noProof/>
              <w:sz w:val="24"/>
              <w:szCs w:val="24"/>
              <w:lang w:eastAsia="en-GB"/>
            </w:rPr>
          </w:pPr>
          <w:hyperlink w:anchor="_Toc169536672" w:history="1">
            <w:r w:rsidR="007E1905" w:rsidRPr="0052594D">
              <w:rPr>
                <w:rStyle w:val="Hyperlink"/>
                <w:rFonts w:cstheme="minorHAnsi"/>
                <w:noProof/>
              </w:rPr>
              <w:t>Credit Policy built</w:t>
            </w:r>
            <w:r w:rsidR="007E1905">
              <w:rPr>
                <w:noProof/>
                <w:webHidden/>
              </w:rPr>
              <w:tab/>
            </w:r>
            <w:r w:rsidR="007E1905">
              <w:rPr>
                <w:noProof/>
                <w:webHidden/>
              </w:rPr>
              <w:fldChar w:fldCharType="begin"/>
            </w:r>
            <w:r w:rsidR="007E1905">
              <w:rPr>
                <w:noProof/>
                <w:webHidden/>
              </w:rPr>
              <w:instrText xml:space="preserve"> PAGEREF _Toc169536672 \h </w:instrText>
            </w:r>
            <w:r w:rsidR="007E1905">
              <w:rPr>
                <w:noProof/>
                <w:webHidden/>
              </w:rPr>
            </w:r>
            <w:r w:rsidR="007E1905">
              <w:rPr>
                <w:noProof/>
                <w:webHidden/>
              </w:rPr>
              <w:fldChar w:fldCharType="separate"/>
            </w:r>
            <w:r w:rsidR="007E1905">
              <w:rPr>
                <w:noProof/>
                <w:webHidden/>
              </w:rPr>
              <w:t>20</w:t>
            </w:r>
            <w:r w:rsidR="007E1905">
              <w:rPr>
                <w:noProof/>
                <w:webHidden/>
              </w:rPr>
              <w:fldChar w:fldCharType="end"/>
            </w:r>
          </w:hyperlink>
        </w:p>
        <w:p w14:paraId="6BD9AFA4" w14:textId="0A4DB8B7" w:rsidR="007E1905" w:rsidRDefault="00000000">
          <w:pPr>
            <w:pStyle w:val="TOC3"/>
            <w:tabs>
              <w:tab w:val="right" w:leader="dot" w:pos="10456"/>
            </w:tabs>
            <w:rPr>
              <w:rFonts w:eastAsiaTheme="minorEastAsia"/>
              <w:noProof/>
              <w:sz w:val="24"/>
              <w:szCs w:val="24"/>
              <w:lang w:eastAsia="en-GB"/>
            </w:rPr>
          </w:pPr>
          <w:hyperlink w:anchor="_Toc169536673" w:history="1">
            <w:r w:rsidR="007E1905" w:rsidRPr="0052594D">
              <w:rPr>
                <w:rStyle w:val="Hyperlink"/>
                <w:rFonts w:cstheme="minorHAnsi"/>
                <w:noProof/>
              </w:rPr>
              <w:t>Scorecards</w:t>
            </w:r>
            <w:r w:rsidR="007E1905">
              <w:rPr>
                <w:noProof/>
                <w:webHidden/>
              </w:rPr>
              <w:tab/>
            </w:r>
            <w:r w:rsidR="007E1905">
              <w:rPr>
                <w:noProof/>
                <w:webHidden/>
              </w:rPr>
              <w:fldChar w:fldCharType="begin"/>
            </w:r>
            <w:r w:rsidR="007E1905">
              <w:rPr>
                <w:noProof/>
                <w:webHidden/>
              </w:rPr>
              <w:instrText xml:space="preserve"> PAGEREF _Toc169536673 \h </w:instrText>
            </w:r>
            <w:r w:rsidR="007E1905">
              <w:rPr>
                <w:noProof/>
                <w:webHidden/>
              </w:rPr>
            </w:r>
            <w:r w:rsidR="007E1905">
              <w:rPr>
                <w:noProof/>
                <w:webHidden/>
              </w:rPr>
              <w:fldChar w:fldCharType="separate"/>
            </w:r>
            <w:r w:rsidR="007E1905">
              <w:rPr>
                <w:noProof/>
                <w:webHidden/>
              </w:rPr>
              <w:t>20</w:t>
            </w:r>
            <w:r w:rsidR="007E1905">
              <w:rPr>
                <w:noProof/>
                <w:webHidden/>
              </w:rPr>
              <w:fldChar w:fldCharType="end"/>
            </w:r>
          </w:hyperlink>
        </w:p>
        <w:p w14:paraId="193415A0" w14:textId="3D2EC97C" w:rsidR="007E1905" w:rsidRDefault="00000000">
          <w:pPr>
            <w:pStyle w:val="TOC3"/>
            <w:tabs>
              <w:tab w:val="right" w:leader="dot" w:pos="10456"/>
            </w:tabs>
            <w:rPr>
              <w:rFonts w:eastAsiaTheme="minorEastAsia"/>
              <w:noProof/>
              <w:sz w:val="24"/>
              <w:szCs w:val="24"/>
              <w:lang w:eastAsia="en-GB"/>
            </w:rPr>
          </w:pPr>
          <w:hyperlink w:anchor="_Toc169536674" w:history="1">
            <w:r w:rsidR="007E1905" w:rsidRPr="0052594D">
              <w:rPr>
                <w:rStyle w:val="Hyperlink"/>
                <w:rFonts w:cstheme="minorHAnsi"/>
                <w:noProof/>
              </w:rPr>
              <w:t>Policy Rules</w:t>
            </w:r>
            <w:r w:rsidR="007E1905">
              <w:rPr>
                <w:noProof/>
                <w:webHidden/>
              </w:rPr>
              <w:tab/>
            </w:r>
            <w:r w:rsidR="007E1905">
              <w:rPr>
                <w:noProof/>
                <w:webHidden/>
              </w:rPr>
              <w:fldChar w:fldCharType="begin"/>
            </w:r>
            <w:r w:rsidR="007E1905">
              <w:rPr>
                <w:noProof/>
                <w:webHidden/>
              </w:rPr>
              <w:instrText xml:space="preserve"> PAGEREF _Toc169536674 \h </w:instrText>
            </w:r>
            <w:r w:rsidR="007E1905">
              <w:rPr>
                <w:noProof/>
                <w:webHidden/>
              </w:rPr>
            </w:r>
            <w:r w:rsidR="007E1905">
              <w:rPr>
                <w:noProof/>
                <w:webHidden/>
              </w:rPr>
              <w:fldChar w:fldCharType="separate"/>
            </w:r>
            <w:r w:rsidR="007E1905">
              <w:rPr>
                <w:noProof/>
                <w:webHidden/>
              </w:rPr>
              <w:t>29</w:t>
            </w:r>
            <w:r w:rsidR="007E1905">
              <w:rPr>
                <w:noProof/>
                <w:webHidden/>
              </w:rPr>
              <w:fldChar w:fldCharType="end"/>
            </w:r>
          </w:hyperlink>
        </w:p>
        <w:p w14:paraId="7E2E5617" w14:textId="78D9294C" w:rsidR="007E1905" w:rsidRDefault="00000000">
          <w:pPr>
            <w:pStyle w:val="TOC1"/>
            <w:tabs>
              <w:tab w:val="right" w:leader="dot" w:pos="10456"/>
            </w:tabs>
            <w:rPr>
              <w:rFonts w:eastAsiaTheme="minorEastAsia"/>
              <w:noProof/>
              <w:sz w:val="24"/>
              <w:szCs w:val="24"/>
              <w:lang w:eastAsia="en-GB"/>
            </w:rPr>
          </w:pPr>
          <w:hyperlink w:anchor="_Toc169536675" w:history="1">
            <w:r w:rsidR="007E1905" w:rsidRPr="0052594D">
              <w:rPr>
                <w:rStyle w:val="Hyperlink"/>
                <w:rFonts w:cstheme="minorHAnsi"/>
                <w:noProof/>
              </w:rPr>
              <w:t>Testing the program</w:t>
            </w:r>
            <w:r w:rsidR="007E1905">
              <w:rPr>
                <w:noProof/>
                <w:webHidden/>
              </w:rPr>
              <w:tab/>
            </w:r>
            <w:r w:rsidR="007E1905">
              <w:rPr>
                <w:noProof/>
                <w:webHidden/>
              </w:rPr>
              <w:fldChar w:fldCharType="begin"/>
            </w:r>
            <w:r w:rsidR="007E1905">
              <w:rPr>
                <w:noProof/>
                <w:webHidden/>
              </w:rPr>
              <w:instrText xml:space="preserve"> PAGEREF _Toc169536675 \h </w:instrText>
            </w:r>
            <w:r w:rsidR="007E1905">
              <w:rPr>
                <w:noProof/>
                <w:webHidden/>
              </w:rPr>
            </w:r>
            <w:r w:rsidR="007E1905">
              <w:rPr>
                <w:noProof/>
                <w:webHidden/>
              </w:rPr>
              <w:fldChar w:fldCharType="separate"/>
            </w:r>
            <w:r w:rsidR="007E1905">
              <w:rPr>
                <w:noProof/>
                <w:webHidden/>
              </w:rPr>
              <w:t>30</w:t>
            </w:r>
            <w:r w:rsidR="007E1905">
              <w:rPr>
                <w:noProof/>
                <w:webHidden/>
              </w:rPr>
              <w:fldChar w:fldCharType="end"/>
            </w:r>
          </w:hyperlink>
        </w:p>
        <w:p w14:paraId="52A9AEAF" w14:textId="10FBC406" w:rsidR="007E1905" w:rsidRDefault="00000000">
          <w:pPr>
            <w:pStyle w:val="TOC2"/>
            <w:rPr>
              <w:rFonts w:eastAsiaTheme="minorEastAsia"/>
              <w:noProof/>
              <w:sz w:val="24"/>
              <w:szCs w:val="24"/>
              <w:lang w:eastAsia="en-GB"/>
            </w:rPr>
          </w:pPr>
          <w:hyperlink w:anchor="_Toc169536676" w:history="1">
            <w:r w:rsidR="007E1905" w:rsidRPr="0052594D">
              <w:rPr>
                <w:rStyle w:val="Hyperlink"/>
                <w:rFonts w:cstheme="minorHAnsi"/>
                <w:noProof/>
              </w:rPr>
              <w:t>JUnit Unit Tests</w:t>
            </w:r>
            <w:r w:rsidR="007E1905">
              <w:rPr>
                <w:noProof/>
                <w:webHidden/>
              </w:rPr>
              <w:tab/>
            </w:r>
            <w:r w:rsidR="007E1905">
              <w:rPr>
                <w:noProof/>
                <w:webHidden/>
              </w:rPr>
              <w:fldChar w:fldCharType="begin"/>
            </w:r>
            <w:r w:rsidR="007E1905">
              <w:rPr>
                <w:noProof/>
                <w:webHidden/>
              </w:rPr>
              <w:instrText xml:space="preserve"> PAGEREF _Toc169536676 \h </w:instrText>
            </w:r>
            <w:r w:rsidR="007E1905">
              <w:rPr>
                <w:noProof/>
                <w:webHidden/>
              </w:rPr>
            </w:r>
            <w:r w:rsidR="007E1905">
              <w:rPr>
                <w:noProof/>
                <w:webHidden/>
              </w:rPr>
              <w:fldChar w:fldCharType="separate"/>
            </w:r>
            <w:r w:rsidR="007E1905">
              <w:rPr>
                <w:noProof/>
                <w:webHidden/>
              </w:rPr>
              <w:t>30</w:t>
            </w:r>
            <w:r w:rsidR="007E1905">
              <w:rPr>
                <w:noProof/>
                <w:webHidden/>
              </w:rPr>
              <w:fldChar w:fldCharType="end"/>
            </w:r>
          </w:hyperlink>
        </w:p>
        <w:p w14:paraId="529F5301" w14:textId="4B70CC98" w:rsidR="007E1905" w:rsidRDefault="00000000">
          <w:pPr>
            <w:pStyle w:val="TOC2"/>
            <w:rPr>
              <w:rFonts w:eastAsiaTheme="minorEastAsia"/>
              <w:noProof/>
              <w:sz w:val="24"/>
              <w:szCs w:val="24"/>
              <w:lang w:eastAsia="en-GB"/>
            </w:rPr>
          </w:pPr>
          <w:hyperlink w:anchor="_Toc169536677" w:history="1">
            <w:r w:rsidR="007E1905" w:rsidRPr="0052594D">
              <w:rPr>
                <w:rStyle w:val="Hyperlink"/>
                <w:rFonts w:cstheme="minorHAnsi"/>
                <w:noProof/>
              </w:rPr>
              <w:t>End to End</w:t>
            </w:r>
            <w:r w:rsidR="007E1905">
              <w:rPr>
                <w:noProof/>
                <w:webHidden/>
              </w:rPr>
              <w:tab/>
            </w:r>
            <w:r w:rsidR="007E1905">
              <w:rPr>
                <w:noProof/>
                <w:webHidden/>
              </w:rPr>
              <w:fldChar w:fldCharType="begin"/>
            </w:r>
            <w:r w:rsidR="007E1905">
              <w:rPr>
                <w:noProof/>
                <w:webHidden/>
              </w:rPr>
              <w:instrText xml:space="preserve"> PAGEREF _Toc169536677 \h </w:instrText>
            </w:r>
            <w:r w:rsidR="007E1905">
              <w:rPr>
                <w:noProof/>
                <w:webHidden/>
              </w:rPr>
            </w:r>
            <w:r w:rsidR="007E1905">
              <w:rPr>
                <w:noProof/>
                <w:webHidden/>
              </w:rPr>
              <w:fldChar w:fldCharType="separate"/>
            </w:r>
            <w:r w:rsidR="007E1905">
              <w:rPr>
                <w:noProof/>
                <w:webHidden/>
              </w:rPr>
              <w:t>31</w:t>
            </w:r>
            <w:r w:rsidR="007E1905">
              <w:rPr>
                <w:noProof/>
                <w:webHidden/>
              </w:rPr>
              <w:fldChar w:fldCharType="end"/>
            </w:r>
          </w:hyperlink>
        </w:p>
        <w:p w14:paraId="454028A0" w14:textId="4B5EADAD" w:rsidR="007E1905" w:rsidRDefault="00000000">
          <w:pPr>
            <w:pStyle w:val="TOC2"/>
            <w:rPr>
              <w:rFonts w:eastAsiaTheme="minorEastAsia"/>
              <w:noProof/>
              <w:sz w:val="24"/>
              <w:szCs w:val="24"/>
              <w:lang w:eastAsia="en-GB"/>
            </w:rPr>
          </w:pPr>
          <w:hyperlink w:anchor="_Toc169536678" w:history="1">
            <w:r w:rsidR="007E1905" w:rsidRPr="0052594D">
              <w:rPr>
                <w:rStyle w:val="Hyperlink"/>
                <w:noProof/>
              </w:rPr>
              <w:t>Debugging Errors</w:t>
            </w:r>
            <w:r w:rsidR="007E1905">
              <w:rPr>
                <w:noProof/>
                <w:webHidden/>
              </w:rPr>
              <w:tab/>
            </w:r>
            <w:r w:rsidR="007E1905">
              <w:rPr>
                <w:noProof/>
                <w:webHidden/>
              </w:rPr>
              <w:fldChar w:fldCharType="begin"/>
            </w:r>
            <w:r w:rsidR="007E1905">
              <w:rPr>
                <w:noProof/>
                <w:webHidden/>
              </w:rPr>
              <w:instrText xml:space="preserve"> PAGEREF _Toc169536678 \h </w:instrText>
            </w:r>
            <w:r w:rsidR="007E1905">
              <w:rPr>
                <w:noProof/>
                <w:webHidden/>
              </w:rPr>
            </w:r>
            <w:r w:rsidR="007E1905">
              <w:rPr>
                <w:noProof/>
                <w:webHidden/>
              </w:rPr>
              <w:fldChar w:fldCharType="separate"/>
            </w:r>
            <w:r w:rsidR="007E1905">
              <w:rPr>
                <w:noProof/>
                <w:webHidden/>
              </w:rPr>
              <w:t>33</w:t>
            </w:r>
            <w:r w:rsidR="007E1905">
              <w:rPr>
                <w:noProof/>
                <w:webHidden/>
              </w:rPr>
              <w:fldChar w:fldCharType="end"/>
            </w:r>
          </w:hyperlink>
        </w:p>
        <w:p w14:paraId="4963651B" w14:textId="3CFD15E1" w:rsidR="007E1905" w:rsidRDefault="00000000">
          <w:pPr>
            <w:pStyle w:val="TOC3"/>
            <w:tabs>
              <w:tab w:val="right" w:leader="dot" w:pos="10456"/>
            </w:tabs>
            <w:rPr>
              <w:rFonts w:eastAsiaTheme="minorEastAsia"/>
              <w:noProof/>
              <w:sz w:val="24"/>
              <w:szCs w:val="24"/>
              <w:lang w:eastAsia="en-GB"/>
            </w:rPr>
          </w:pPr>
          <w:hyperlink w:anchor="_Toc169536679" w:history="1">
            <w:r w:rsidR="007E1905" w:rsidRPr="0052594D">
              <w:rPr>
                <w:rStyle w:val="Hyperlink"/>
                <w:noProof/>
              </w:rPr>
              <w:t>Probability of Default  - Result always Infinity</w:t>
            </w:r>
            <w:r w:rsidR="007E1905">
              <w:rPr>
                <w:noProof/>
                <w:webHidden/>
              </w:rPr>
              <w:tab/>
            </w:r>
            <w:r w:rsidR="007E1905">
              <w:rPr>
                <w:noProof/>
                <w:webHidden/>
              </w:rPr>
              <w:fldChar w:fldCharType="begin"/>
            </w:r>
            <w:r w:rsidR="007E1905">
              <w:rPr>
                <w:noProof/>
                <w:webHidden/>
              </w:rPr>
              <w:instrText xml:space="preserve"> PAGEREF _Toc169536679 \h </w:instrText>
            </w:r>
            <w:r w:rsidR="007E1905">
              <w:rPr>
                <w:noProof/>
                <w:webHidden/>
              </w:rPr>
            </w:r>
            <w:r w:rsidR="007E1905">
              <w:rPr>
                <w:noProof/>
                <w:webHidden/>
              </w:rPr>
              <w:fldChar w:fldCharType="separate"/>
            </w:r>
            <w:r w:rsidR="007E1905">
              <w:rPr>
                <w:noProof/>
                <w:webHidden/>
              </w:rPr>
              <w:t>33</w:t>
            </w:r>
            <w:r w:rsidR="007E1905">
              <w:rPr>
                <w:noProof/>
                <w:webHidden/>
              </w:rPr>
              <w:fldChar w:fldCharType="end"/>
            </w:r>
          </w:hyperlink>
        </w:p>
        <w:p w14:paraId="052A94A1" w14:textId="3AB8B919" w:rsidR="007E1905" w:rsidRDefault="00000000">
          <w:pPr>
            <w:pStyle w:val="TOC3"/>
            <w:tabs>
              <w:tab w:val="right" w:leader="dot" w:pos="10456"/>
            </w:tabs>
            <w:rPr>
              <w:rFonts w:eastAsiaTheme="minorEastAsia"/>
              <w:noProof/>
              <w:sz w:val="24"/>
              <w:szCs w:val="24"/>
              <w:lang w:eastAsia="en-GB"/>
            </w:rPr>
          </w:pPr>
          <w:hyperlink w:anchor="_Toc169536680" w:history="1">
            <w:r w:rsidR="007E1905" w:rsidRPr="0052594D">
              <w:rPr>
                <w:rStyle w:val="Hyperlink"/>
                <w:noProof/>
              </w:rPr>
              <w:t>Offers class returning exceptions</w:t>
            </w:r>
            <w:r w:rsidR="007E1905">
              <w:rPr>
                <w:noProof/>
                <w:webHidden/>
              </w:rPr>
              <w:tab/>
            </w:r>
            <w:r w:rsidR="007E1905">
              <w:rPr>
                <w:noProof/>
                <w:webHidden/>
              </w:rPr>
              <w:fldChar w:fldCharType="begin"/>
            </w:r>
            <w:r w:rsidR="007E1905">
              <w:rPr>
                <w:noProof/>
                <w:webHidden/>
              </w:rPr>
              <w:instrText xml:space="preserve"> PAGEREF _Toc169536680 \h </w:instrText>
            </w:r>
            <w:r w:rsidR="007E1905">
              <w:rPr>
                <w:noProof/>
                <w:webHidden/>
              </w:rPr>
            </w:r>
            <w:r w:rsidR="007E1905">
              <w:rPr>
                <w:noProof/>
                <w:webHidden/>
              </w:rPr>
              <w:fldChar w:fldCharType="separate"/>
            </w:r>
            <w:r w:rsidR="007E1905">
              <w:rPr>
                <w:noProof/>
                <w:webHidden/>
              </w:rPr>
              <w:t>35</w:t>
            </w:r>
            <w:r w:rsidR="007E1905">
              <w:rPr>
                <w:noProof/>
                <w:webHidden/>
              </w:rPr>
              <w:fldChar w:fldCharType="end"/>
            </w:r>
          </w:hyperlink>
        </w:p>
        <w:p w14:paraId="4D949378" w14:textId="64E98C30" w:rsidR="007E1905" w:rsidRDefault="00000000">
          <w:pPr>
            <w:pStyle w:val="TOC1"/>
            <w:tabs>
              <w:tab w:val="right" w:leader="dot" w:pos="10456"/>
            </w:tabs>
            <w:rPr>
              <w:rFonts w:eastAsiaTheme="minorEastAsia"/>
              <w:noProof/>
              <w:sz w:val="24"/>
              <w:szCs w:val="24"/>
              <w:lang w:eastAsia="en-GB"/>
            </w:rPr>
          </w:pPr>
          <w:hyperlink w:anchor="_Toc169536681" w:history="1">
            <w:r w:rsidR="007E1905" w:rsidRPr="0052594D">
              <w:rPr>
                <w:rStyle w:val="Hyperlink"/>
                <w:noProof/>
              </w:rPr>
              <w:t>Review with Employer</w:t>
            </w:r>
            <w:r w:rsidR="007E1905">
              <w:rPr>
                <w:noProof/>
                <w:webHidden/>
              </w:rPr>
              <w:tab/>
            </w:r>
            <w:r w:rsidR="007E1905">
              <w:rPr>
                <w:noProof/>
                <w:webHidden/>
              </w:rPr>
              <w:fldChar w:fldCharType="begin"/>
            </w:r>
            <w:r w:rsidR="007E1905">
              <w:rPr>
                <w:noProof/>
                <w:webHidden/>
              </w:rPr>
              <w:instrText xml:space="preserve"> PAGEREF _Toc169536681 \h </w:instrText>
            </w:r>
            <w:r w:rsidR="007E1905">
              <w:rPr>
                <w:noProof/>
                <w:webHidden/>
              </w:rPr>
            </w:r>
            <w:r w:rsidR="007E1905">
              <w:rPr>
                <w:noProof/>
                <w:webHidden/>
              </w:rPr>
              <w:fldChar w:fldCharType="separate"/>
            </w:r>
            <w:r w:rsidR="007E1905">
              <w:rPr>
                <w:noProof/>
                <w:webHidden/>
              </w:rPr>
              <w:t>37</w:t>
            </w:r>
            <w:r w:rsidR="007E1905">
              <w:rPr>
                <w:noProof/>
                <w:webHidden/>
              </w:rPr>
              <w:fldChar w:fldCharType="end"/>
            </w:r>
          </w:hyperlink>
        </w:p>
        <w:p w14:paraId="57EA3829" w14:textId="7F25FAD1" w:rsidR="007E1905" w:rsidRDefault="00000000">
          <w:pPr>
            <w:pStyle w:val="TOC1"/>
            <w:tabs>
              <w:tab w:val="right" w:leader="dot" w:pos="10456"/>
            </w:tabs>
            <w:rPr>
              <w:rFonts w:eastAsiaTheme="minorEastAsia"/>
              <w:noProof/>
              <w:sz w:val="24"/>
              <w:szCs w:val="24"/>
              <w:lang w:eastAsia="en-GB"/>
            </w:rPr>
          </w:pPr>
          <w:hyperlink w:anchor="_Toc169536682" w:history="1">
            <w:r w:rsidR="007E1905" w:rsidRPr="0052594D">
              <w:rPr>
                <w:rStyle w:val="Hyperlink"/>
                <w:rFonts w:cstheme="minorHAnsi"/>
                <w:noProof/>
              </w:rPr>
              <w:t>Conclusions</w:t>
            </w:r>
            <w:r w:rsidR="007E1905">
              <w:rPr>
                <w:noProof/>
                <w:webHidden/>
              </w:rPr>
              <w:tab/>
            </w:r>
            <w:r w:rsidR="007E1905">
              <w:rPr>
                <w:noProof/>
                <w:webHidden/>
              </w:rPr>
              <w:fldChar w:fldCharType="begin"/>
            </w:r>
            <w:r w:rsidR="007E1905">
              <w:rPr>
                <w:noProof/>
                <w:webHidden/>
              </w:rPr>
              <w:instrText xml:space="preserve"> PAGEREF _Toc169536682 \h </w:instrText>
            </w:r>
            <w:r w:rsidR="007E1905">
              <w:rPr>
                <w:noProof/>
                <w:webHidden/>
              </w:rPr>
            </w:r>
            <w:r w:rsidR="007E1905">
              <w:rPr>
                <w:noProof/>
                <w:webHidden/>
              </w:rPr>
              <w:fldChar w:fldCharType="separate"/>
            </w:r>
            <w:r w:rsidR="007E1905">
              <w:rPr>
                <w:noProof/>
                <w:webHidden/>
              </w:rPr>
              <w:t>38</w:t>
            </w:r>
            <w:r w:rsidR="007E1905">
              <w:rPr>
                <w:noProof/>
                <w:webHidden/>
              </w:rPr>
              <w:fldChar w:fldCharType="end"/>
            </w:r>
          </w:hyperlink>
        </w:p>
        <w:p w14:paraId="4F79675E" w14:textId="054D9F2F" w:rsidR="007E1905" w:rsidRDefault="00000000">
          <w:pPr>
            <w:pStyle w:val="TOC2"/>
            <w:rPr>
              <w:rFonts w:eastAsiaTheme="minorEastAsia"/>
              <w:noProof/>
              <w:sz w:val="24"/>
              <w:szCs w:val="24"/>
              <w:lang w:eastAsia="en-GB"/>
            </w:rPr>
          </w:pPr>
          <w:hyperlink w:anchor="_Toc169536683" w:history="1">
            <w:r w:rsidR="007E1905" w:rsidRPr="0052594D">
              <w:rPr>
                <w:rStyle w:val="Hyperlink"/>
                <w:rFonts w:cstheme="minorHAnsi"/>
                <w:noProof/>
              </w:rPr>
              <w:t>Project Outcome</w:t>
            </w:r>
            <w:r w:rsidR="007E1905">
              <w:rPr>
                <w:noProof/>
                <w:webHidden/>
              </w:rPr>
              <w:tab/>
            </w:r>
            <w:r w:rsidR="007E1905">
              <w:rPr>
                <w:noProof/>
                <w:webHidden/>
              </w:rPr>
              <w:fldChar w:fldCharType="begin"/>
            </w:r>
            <w:r w:rsidR="007E1905">
              <w:rPr>
                <w:noProof/>
                <w:webHidden/>
              </w:rPr>
              <w:instrText xml:space="preserve"> PAGEREF _Toc169536683 \h </w:instrText>
            </w:r>
            <w:r w:rsidR="007E1905">
              <w:rPr>
                <w:noProof/>
                <w:webHidden/>
              </w:rPr>
            </w:r>
            <w:r w:rsidR="007E1905">
              <w:rPr>
                <w:noProof/>
                <w:webHidden/>
              </w:rPr>
              <w:fldChar w:fldCharType="separate"/>
            </w:r>
            <w:r w:rsidR="007E1905">
              <w:rPr>
                <w:noProof/>
                <w:webHidden/>
              </w:rPr>
              <w:t>38</w:t>
            </w:r>
            <w:r w:rsidR="007E1905">
              <w:rPr>
                <w:noProof/>
                <w:webHidden/>
              </w:rPr>
              <w:fldChar w:fldCharType="end"/>
            </w:r>
          </w:hyperlink>
        </w:p>
        <w:p w14:paraId="7F7F5F41" w14:textId="38A566E5" w:rsidR="007E1905" w:rsidRDefault="00000000">
          <w:pPr>
            <w:pStyle w:val="TOC2"/>
            <w:rPr>
              <w:rFonts w:eastAsiaTheme="minorEastAsia"/>
              <w:noProof/>
              <w:sz w:val="24"/>
              <w:szCs w:val="24"/>
              <w:lang w:eastAsia="en-GB"/>
            </w:rPr>
          </w:pPr>
          <w:hyperlink w:anchor="_Toc169536684" w:history="1">
            <w:r w:rsidR="007E1905" w:rsidRPr="0052594D">
              <w:rPr>
                <w:rStyle w:val="Hyperlink"/>
                <w:rFonts w:cstheme="minorHAnsi"/>
                <w:noProof/>
              </w:rPr>
              <w:t>Future Additions</w:t>
            </w:r>
            <w:r w:rsidR="007E1905">
              <w:rPr>
                <w:noProof/>
                <w:webHidden/>
              </w:rPr>
              <w:tab/>
            </w:r>
            <w:r w:rsidR="007E1905">
              <w:rPr>
                <w:noProof/>
                <w:webHidden/>
              </w:rPr>
              <w:fldChar w:fldCharType="begin"/>
            </w:r>
            <w:r w:rsidR="007E1905">
              <w:rPr>
                <w:noProof/>
                <w:webHidden/>
              </w:rPr>
              <w:instrText xml:space="preserve"> PAGEREF _Toc169536684 \h </w:instrText>
            </w:r>
            <w:r w:rsidR="007E1905">
              <w:rPr>
                <w:noProof/>
                <w:webHidden/>
              </w:rPr>
            </w:r>
            <w:r w:rsidR="007E1905">
              <w:rPr>
                <w:noProof/>
                <w:webHidden/>
              </w:rPr>
              <w:fldChar w:fldCharType="separate"/>
            </w:r>
            <w:r w:rsidR="007E1905">
              <w:rPr>
                <w:noProof/>
                <w:webHidden/>
              </w:rPr>
              <w:t>38</w:t>
            </w:r>
            <w:r w:rsidR="007E1905">
              <w:rPr>
                <w:noProof/>
                <w:webHidden/>
              </w:rPr>
              <w:fldChar w:fldCharType="end"/>
            </w:r>
          </w:hyperlink>
        </w:p>
        <w:p w14:paraId="54764636" w14:textId="79A8B78D" w:rsidR="007E1905" w:rsidRDefault="00000000">
          <w:pPr>
            <w:pStyle w:val="TOC1"/>
            <w:tabs>
              <w:tab w:val="right" w:leader="dot" w:pos="10456"/>
            </w:tabs>
            <w:rPr>
              <w:rFonts w:eastAsiaTheme="minorEastAsia"/>
              <w:noProof/>
              <w:sz w:val="24"/>
              <w:szCs w:val="24"/>
              <w:lang w:eastAsia="en-GB"/>
            </w:rPr>
          </w:pPr>
          <w:hyperlink w:anchor="_Toc169536685" w:history="1">
            <w:r w:rsidR="007E1905" w:rsidRPr="0052594D">
              <w:rPr>
                <w:rStyle w:val="Hyperlink"/>
                <w:rFonts w:cstheme="minorHAnsi"/>
                <w:noProof/>
              </w:rPr>
              <w:t>References</w:t>
            </w:r>
            <w:r w:rsidR="007E1905">
              <w:rPr>
                <w:noProof/>
                <w:webHidden/>
              </w:rPr>
              <w:tab/>
            </w:r>
            <w:r w:rsidR="007E1905">
              <w:rPr>
                <w:noProof/>
                <w:webHidden/>
              </w:rPr>
              <w:fldChar w:fldCharType="begin"/>
            </w:r>
            <w:r w:rsidR="007E1905">
              <w:rPr>
                <w:noProof/>
                <w:webHidden/>
              </w:rPr>
              <w:instrText xml:space="preserve"> PAGEREF _Toc169536685 \h </w:instrText>
            </w:r>
            <w:r w:rsidR="007E1905">
              <w:rPr>
                <w:noProof/>
                <w:webHidden/>
              </w:rPr>
            </w:r>
            <w:r w:rsidR="007E1905">
              <w:rPr>
                <w:noProof/>
                <w:webHidden/>
              </w:rPr>
              <w:fldChar w:fldCharType="separate"/>
            </w:r>
            <w:r w:rsidR="007E1905">
              <w:rPr>
                <w:noProof/>
                <w:webHidden/>
              </w:rPr>
              <w:t>39</w:t>
            </w:r>
            <w:r w:rsidR="007E1905">
              <w:rPr>
                <w:noProof/>
                <w:webHidden/>
              </w:rPr>
              <w:fldChar w:fldCharType="end"/>
            </w:r>
          </w:hyperlink>
        </w:p>
        <w:p w14:paraId="58705A5C" w14:textId="56A1732C" w:rsidR="007E1905" w:rsidRDefault="00000000">
          <w:pPr>
            <w:pStyle w:val="TOC2"/>
            <w:rPr>
              <w:rFonts w:eastAsiaTheme="minorEastAsia"/>
              <w:noProof/>
              <w:sz w:val="24"/>
              <w:szCs w:val="24"/>
              <w:lang w:eastAsia="en-GB"/>
            </w:rPr>
          </w:pPr>
          <w:hyperlink w:anchor="_Toc169536686" w:history="1">
            <w:r w:rsidR="007E1905" w:rsidRPr="0052594D">
              <w:rPr>
                <w:rStyle w:val="Hyperlink"/>
                <w:rFonts w:cstheme="minorHAnsi"/>
                <w:noProof/>
              </w:rPr>
              <w:t>Java Dependencies</w:t>
            </w:r>
            <w:r w:rsidR="007E1905">
              <w:rPr>
                <w:noProof/>
                <w:webHidden/>
              </w:rPr>
              <w:tab/>
            </w:r>
            <w:r w:rsidR="007E1905">
              <w:rPr>
                <w:noProof/>
                <w:webHidden/>
              </w:rPr>
              <w:fldChar w:fldCharType="begin"/>
            </w:r>
            <w:r w:rsidR="007E1905">
              <w:rPr>
                <w:noProof/>
                <w:webHidden/>
              </w:rPr>
              <w:instrText xml:space="preserve"> PAGEREF _Toc169536686 \h </w:instrText>
            </w:r>
            <w:r w:rsidR="007E1905">
              <w:rPr>
                <w:noProof/>
                <w:webHidden/>
              </w:rPr>
            </w:r>
            <w:r w:rsidR="007E1905">
              <w:rPr>
                <w:noProof/>
                <w:webHidden/>
              </w:rPr>
              <w:fldChar w:fldCharType="separate"/>
            </w:r>
            <w:r w:rsidR="007E1905">
              <w:rPr>
                <w:noProof/>
                <w:webHidden/>
              </w:rPr>
              <w:t>40</w:t>
            </w:r>
            <w:r w:rsidR="007E1905">
              <w:rPr>
                <w:noProof/>
                <w:webHidden/>
              </w:rPr>
              <w:fldChar w:fldCharType="end"/>
            </w:r>
          </w:hyperlink>
        </w:p>
        <w:p w14:paraId="694765F8" w14:textId="2FB7F876" w:rsidR="007E1905" w:rsidRDefault="00000000">
          <w:pPr>
            <w:pStyle w:val="TOC2"/>
            <w:rPr>
              <w:rFonts w:eastAsiaTheme="minorEastAsia"/>
              <w:noProof/>
              <w:sz w:val="24"/>
              <w:szCs w:val="24"/>
              <w:lang w:eastAsia="en-GB"/>
            </w:rPr>
          </w:pPr>
          <w:hyperlink w:anchor="_Toc169536687" w:history="1">
            <w:r w:rsidR="007E1905" w:rsidRPr="0052594D">
              <w:rPr>
                <w:rStyle w:val="Hyperlink"/>
                <w:rFonts w:cstheme="minorHAnsi"/>
                <w:noProof/>
              </w:rPr>
              <w:t>Scorecards Theory &amp; Probability of Default</w:t>
            </w:r>
            <w:r w:rsidR="007E1905">
              <w:rPr>
                <w:noProof/>
                <w:webHidden/>
              </w:rPr>
              <w:tab/>
            </w:r>
            <w:r w:rsidR="007E1905">
              <w:rPr>
                <w:noProof/>
                <w:webHidden/>
              </w:rPr>
              <w:fldChar w:fldCharType="begin"/>
            </w:r>
            <w:r w:rsidR="007E1905">
              <w:rPr>
                <w:noProof/>
                <w:webHidden/>
              </w:rPr>
              <w:instrText xml:space="preserve"> PAGEREF _Toc169536687 \h </w:instrText>
            </w:r>
            <w:r w:rsidR="007E1905">
              <w:rPr>
                <w:noProof/>
                <w:webHidden/>
              </w:rPr>
            </w:r>
            <w:r w:rsidR="007E1905">
              <w:rPr>
                <w:noProof/>
                <w:webHidden/>
              </w:rPr>
              <w:fldChar w:fldCharType="separate"/>
            </w:r>
            <w:r w:rsidR="007E1905">
              <w:rPr>
                <w:noProof/>
                <w:webHidden/>
              </w:rPr>
              <w:t>40</w:t>
            </w:r>
            <w:r w:rsidR="007E1905">
              <w:rPr>
                <w:noProof/>
                <w:webHidden/>
              </w:rPr>
              <w:fldChar w:fldCharType="end"/>
            </w:r>
          </w:hyperlink>
        </w:p>
        <w:p w14:paraId="1CF862DA" w14:textId="731FC02B"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1" w:name="_Toc169536656"/>
      <w:r>
        <w:lastRenderedPageBreak/>
        <w:t>Table of Figures</w:t>
      </w:r>
      <w:bookmarkEnd w:id="1"/>
    </w:p>
    <w:p w14:paraId="7C9F6538" w14:textId="64CFD18A" w:rsidR="007E190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69536622" w:history="1">
        <w:r w:rsidR="007E1905" w:rsidRPr="00E50551">
          <w:rPr>
            <w:rStyle w:val="Hyperlink"/>
            <w:noProof/>
          </w:rPr>
          <w:t>Figure 1 - A Java Class called “AzureJDBC.java which handles a connection to an Azure SQL Database</w:t>
        </w:r>
        <w:r w:rsidR="007E1905">
          <w:rPr>
            <w:noProof/>
            <w:webHidden/>
          </w:rPr>
          <w:tab/>
        </w:r>
        <w:r w:rsidR="007E1905">
          <w:rPr>
            <w:noProof/>
            <w:webHidden/>
          </w:rPr>
          <w:fldChar w:fldCharType="begin"/>
        </w:r>
        <w:r w:rsidR="007E1905">
          <w:rPr>
            <w:noProof/>
            <w:webHidden/>
          </w:rPr>
          <w:instrText xml:space="preserve"> PAGEREF _Toc169536622 \h </w:instrText>
        </w:r>
        <w:r w:rsidR="007E1905">
          <w:rPr>
            <w:noProof/>
            <w:webHidden/>
          </w:rPr>
        </w:r>
        <w:r w:rsidR="007E1905">
          <w:rPr>
            <w:noProof/>
            <w:webHidden/>
          </w:rPr>
          <w:fldChar w:fldCharType="separate"/>
        </w:r>
        <w:r w:rsidR="007E1905">
          <w:rPr>
            <w:noProof/>
            <w:webHidden/>
          </w:rPr>
          <w:t>8</w:t>
        </w:r>
        <w:r w:rsidR="007E1905">
          <w:rPr>
            <w:noProof/>
            <w:webHidden/>
          </w:rPr>
          <w:fldChar w:fldCharType="end"/>
        </w:r>
      </w:hyperlink>
    </w:p>
    <w:p w14:paraId="09FB10AE" w14:textId="794783C3" w:rsidR="007E1905" w:rsidRDefault="00000000">
      <w:pPr>
        <w:pStyle w:val="TableofFigures"/>
        <w:tabs>
          <w:tab w:val="right" w:leader="dot" w:pos="10456"/>
        </w:tabs>
        <w:rPr>
          <w:rFonts w:eastAsiaTheme="minorEastAsia"/>
          <w:noProof/>
          <w:sz w:val="24"/>
          <w:szCs w:val="24"/>
          <w:lang w:eastAsia="en-GB"/>
        </w:rPr>
      </w:pPr>
      <w:hyperlink w:anchor="_Toc169536623" w:history="1">
        <w:r w:rsidR="007E1905" w:rsidRPr="00E50551">
          <w:rPr>
            <w:rStyle w:val="Hyperlink"/>
            <w:noProof/>
          </w:rPr>
          <w:t>Figure 2 - A screenshot showing a Firewall rule in place on my database to only allow access from my network (with IP Addresses redacted)</w:t>
        </w:r>
        <w:r w:rsidR="007E1905">
          <w:rPr>
            <w:noProof/>
            <w:webHidden/>
          </w:rPr>
          <w:tab/>
        </w:r>
        <w:r w:rsidR="007E1905">
          <w:rPr>
            <w:noProof/>
            <w:webHidden/>
          </w:rPr>
          <w:fldChar w:fldCharType="begin"/>
        </w:r>
        <w:r w:rsidR="007E1905">
          <w:rPr>
            <w:noProof/>
            <w:webHidden/>
          </w:rPr>
          <w:instrText xml:space="preserve"> PAGEREF _Toc169536623 \h </w:instrText>
        </w:r>
        <w:r w:rsidR="007E1905">
          <w:rPr>
            <w:noProof/>
            <w:webHidden/>
          </w:rPr>
        </w:r>
        <w:r w:rsidR="007E1905">
          <w:rPr>
            <w:noProof/>
            <w:webHidden/>
          </w:rPr>
          <w:fldChar w:fldCharType="separate"/>
        </w:r>
        <w:r w:rsidR="007E1905">
          <w:rPr>
            <w:noProof/>
            <w:webHidden/>
          </w:rPr>
          <w:t>9</w:t>
        </w:r>
        <w:r w:rsidR="007E1905">
          <w:rPr>
            <w:noProof/>
            <w:webHidden/>
          </w:rPr>
          <w:fldChar w:fldCharType="end"/>
        </w:r>
      </w:hyperlink>
    </w:p>
    <w:p w14:paraId="7FBB9615" w14:textId="3E4E4D1A" w:rsidR="007E1905" w:rsidRDefault="00000000">
      <w:pPr>
        <w:pStyle w:val="TableofFigures"/>
        <w:tabs>
          <w:tab w:val="right" w:leader="dot" w:pos="10456"/>
        </w:tabs>
        <w:rPr>
          <w:rFonts w:eastAsiaTheme="minorEastAsia"/>
          <w:noProof/>
          <w:sz w:val="24"/>
          <w:szCs w:val="24"/>
          <w:lang w:eastAsia="en-GB"/>
        </w:rPr>
      </w:pPr>
      <w:hyperlink w:anchor="_Toc169536624" w:history="1">
        <w:r w:rsidR="007E1905" w:rsidRPr="00E50551">
          <w:rPr>
            <w:rStyle w:val="Hyperlink"/>
            <w:noProof/>
          </w:rPr>
          <w:t>Figure 3 - Teams Messages – Uploading Test data Into Azure SQL Database</w:t>
        </w:r>
        <w:r w:rsidR="007E1905">
          <w:rPr>
            <w:noProof/>
            <w:webHidden/>
          </w:rPr>
          <w:tab/>
        </w:r>
        <w:r w:rsidR="007E1905">
          <w:rPr>
            <w:noProof/>
            <w:webHidden/>
          </w:rPr>
          <w:fldChar w:fldCharType="begin"/>
        </w:r>
        <w:r w:rsidR="007E1905">
          <w:rPr>
            <w:noProof/>
            <w:webHidden/>
          </w:rPr>
          <w:instrText xml:space="preserve"> PAGEREF _Toc169536624 \h </w:instrText>
        </w:r>
        <w:r w:rsidR="007E1905">
          <w:rPr>
            <w:noProof/>
            <w:webHidden/>
          </w:rPr>
        </w:r>
        <w:r w:rsidR="007E1905">
          <w:rPr>
            <w:noProof/>
            <w:webHidden/>
          </w:rPr>
          <w:fldChar w:fldCharType="separate"/>
        </w:r>
        <w:r w:rsidR="007E1905">
          <w:rPr>
            <w:noProof/>
            <w:webHidden/>
          </w:rPr>
          <w:t>10</w:t>
        </w:r>
        <w:r w:rsidR="007E1905">
          <w:rPr>
            <w:noProof/>
            <w:webHidden/>
          </w:rPr>
          <w:fldChar w:fldCharType="end"/>
        </w:r>
      </w:hyperlink>
    </w:p>
    <w:p w14:paraId="5A79B0A5" w14:textId="1BE47A37" w:rsidR="007E1905" w:rsidRDefault="00000000">
      <w:pPr>
        <w:pStyle w:val="TableofFigures"/>
        <w:tabs>
          <w:tab w:val="right" w:leader="dot" w:pos="10456"/>
        </w:tabs>
        <w:rPr>
          <w:rFonts w:eastAsiaTheme="minorEastAsia"/>
          <w:noProof/>
          <w:sz w:val="24"/>
          <w:szCs w:val="24"/>
          <w:lang w:eastAsia="en-GB"/>
        </w:rPr>
      </w:pPr>
      <w:hyperlink w:anchor="_Toc169536625" w:history="1">
        <w:r w:rsidR="007E1905" w:rsidRPr="00E50551">
          <w:rPr>
            <w:rStyle w:val="Hyperlink"/>
            <w:noProof/>
          </w:rPr>
          <w:t>Figure 4 - Azure Data Studio flow for loading data into a  database</w:t>
        </w:r>
        <w:r w:rsidR="007E1905">
          <w:rPr>
            <w:noProof/>
            <w:webHidden/>
          </w:rPr>
          <w:tab/>
        </w:r>
        <w:r w:rsidR="007E1905">
          <w:rPr>
            <w:noProof/>
            <w:webHidden/>
          </w:rPr>
          <w:fldChar w:fldCharType="begin"/>
        </w:r>
        <w:r w:rsidR="007E1905">
          <w:rPr>
            <w:noProof/>
            <w:webHidden/>
          </w:rPr>
          <w:instrText xml:space="preserve"> PAGEREF _Toc169536625 \h </w:instrText>
        </w:r>
        <w:r w:rsidR="007E1905">
          <w:rPr>
            <w:noProof/>
            <w:webHidden/>
          </w:rPr>
        </w:r>
        <w:r w:rsidR="007E1905">
          <w:rPr>
            <w:noProof/>
            <w:webHidden/>
          </w:rPr>
          <w:fldChar w:fldCharType="separate"/>
        </w:r>
        <w:r w:rsidR="007E1905">
          <w:rPr>
            <w:noProof/>
            <w:webHidden/>
          </w:rPr>
          <w:t>11</w:t>
        </w:r>
        <w:r w:rsidR="007E1905">
          <w:rPr>
            <w:noProof/>
            <w:webHidden/>
          </w:rPr>
          <w:fldChar w:fldCharType="end"/>
        </w:r>
      </w:hyperlink>
    </w:p>
    <w:p w14:paraId="097A7E17" w14:textId="388B9B5C" w:rsidR="007E1905" w:rsidRDefault="00000000">
      <w:pPr>
        <w:pStyle w:val="TableofFigures"/>
        <w:tabs>
          <w:tab w:val="right" w:leader="dot" w:pos="10456"/>
        </w:tabs>
        <w:rPr>
          <w:rFonts w:eastAsiaTheme="minorEastAsia"/>
          <w:noProof/>
          <w:sz w:val="24"/>
          <w:szCs w:val="24"/>
          <w:lang w:eastAsia="en-GB"/>
        </w:rPr>
      </w:pPr>
      <w:hyperlink w:anchor="_Toc169536626" w:history="1">
        <w:r w:rsidR="007E1905" w:rsidRPr="00E50551">
          <w:rPr>
            <w:rStyle w:val="Hyperlink"/>
            <w:noProof/>
          </w:rPr>
          <w:t>Figure 5 - SQL Code showing the creating of the integration user for the Java Program to use</w:t>
        </w:r>
        <w:r w:rsidR="007E1905">
          <w:rPr>
            <w:noProof/>
            <w:webHidden/>
          </w:rPr>
          <w:tab/>
        </w:r>
        <w:r w:rsidR="007E1905">
          <w:rPr>
            <w:noProof/>
            <w:webHidden/>
          </w:rPr>
          <w:fldChar w:fldCharType="begin"/>
        </w:r>
        <w:r w:rsidR="007E1905">
          <w:rPr>
            <w:noProof/>
            <w:webHidden/>
          </w:rPr>
          <w:instrText xml:space="preserve"> PAGEREF _Toc169536626 \h </w:instrText>
        </w:r>
        <w:r w:rsidR="007E1905">
          <w:rPr>
            <w:noProof/>
            <w:webHidden/>
          </w:rPr>
        </w:r>
        <w:r w:rsidR="007E1905">
          <w:rPr>
            <w:noProof/>
            <w:webHidden/>
          </w:rPr>
          <w:fldChar w:fldCharType="separate"/>
        </w:r>
        <w:r w:rsidR="007E1905">
          <w:rPr>
            <w:noProof/>
            <w:webHidden/>
          </w:rPr>
          <w:t>12</w:t>
        </w:r>
        <w:r w:rsidR="007E1905">
          <w:rPr>
            <w:noProof/>
            <w:webHidden/>
          </w:rPr>
          <w:fldChar w:fldCharType="end"/>
        </w:r>
      </w:hyperlink>
    </w:p>
    <w:p w14:paraId="3B43EB28" w14:textId="0CAC5679" w:rsidR="007E1905" w:rsidRDefault="00000000">
      <w:pPr>
        <w:pStyle w:val="TableofFigures"/>
        <w:tabs>
          <w:tab w:val="right" w:leader="dot" w:pos="10456"/>
        </w:tabs>
        <w:rPr>
          <w:rFonts w:eastAsiaTheme="minorEastAsia"/>
          <w:noProof/>
          <w:sz w:val="24"/>
          <w:szCs w:val="24"/>
          <w:lang w:eastAsia="en-GB"/>
        </w:rPr>
      </w:pPr>
      <w:hyperlink w:anchor="_Toc169536627" w:history="1">
        <w:r w:rsidR="007E1905" w:rsidRPr="00E50551">
          <w:rPr>
            <w:rStyle w:val="Hyperlink"/>
            <w:noProof/>
          </w:rPr>
          <w:t>Figure 6 - SQL Views used within the Java Program</w:t>
        </w:r>
        <w:r w:rsidR="007E1905">
          <w:rPr>
            <w:noProof/>
            <w:webHidden/>
          </w:rPr>
          <w:tab/>
        </w:r>
        <w:r w:rsidR="007E1905">
          <w:rPr>
            <w:noProof/>
            <w:webHidden/>
          </w:rPr>
          <w:fldChar w:fldCharType="begin"/>
        </w:r>
        <w:r w:rsidR="007E1905">
          <w:rPr>
            <w:noProof/>
            <w:webHidden/>
          </w:rPr>
          <w:instrText xml:space="preserve"> PAGEREF _Toc169536627 \h </w:instrText>
        </w:r>
        <w:r w:rsidR="007E1905">
          <w:rPr>
            <w:noProof/>
            <w:webHidden/>
          </w:rPr>
        </w:r>
        <w:r w:rsidR="007E1905">
          <w:rPr>
            <w:noProof/>
            <w:webHidden/>
          </w:rPr>
          <w:fldChar w:fldCharType="separate"/>
        </w:r>
        <w:r w:rsidR="007E1905">
          <w:rPr>
            <w:noProof/>
            <w:webHidden/>
          </w:rPr>
          <w:t>12</w:t>
        </w:r>
        <w:r w:rsidR="007E1905">
          <w:rPr>
            <w:noProof/>
            <w:webHidden/>
          </w:rPr>
          <w:fldChar w:fldCharType="end"/>
        </w:r>
      </w:hyperlink>
    </w:p>
    <w:p w14:paraId="37A13D37" w14:textId="157CC52C" w:rsidR="007E1905" w:rsidRDefault="00000000">
      <w:pPr>
        <w:pStyle w:val="TableofFigures"/>
        <w:tabs>
          <w:tab w:val="right" w:leader="dot" w:pos="10456"/>
        </w:tabs>
        <w:rPr>
          <w:rFonts w:eastAsiaTheme="minorEastAsia"/>
          <w:noProof/>
          <w:sz w:val="24"/>
          <w:szCs w:val="24"/>
          <w:lang w:eastAsia="en-GB"/>
        </w:rPr>
      </w:pPr>
      <w:hyperlink w:anchor="_Toc169536628" w:history="1">
        <w:r w:rsidR="007E1905" w:rsidRPr="00E50551">
          <w:rPr>
            <w:rStyle w:val="Hyperlink"/>
            <w:noProof/>
          </w:rPr>
          <w:t>Figure 7 - SQL Table use to log results history of the Java Program</w:t>
        </w:r>
        <w:r w:rsidR="007E1905">
          <w:rPr>
            <w:noProof/>
            <w:webHidden/>
          </w:rPr>
          <w:tab/>
        </w:r>
        <w:r w:rsidR="007E1905">
          <w:rPr>
            <w:noProof/>
            <w:webHidden/>
          </w:rPr>
          <w:fldChar w:fldCharType="begin"/>
        </w:r>
        <w:r w:rsidR="007E1905">
          <w:rPr>
            <w:noProof/>
            <w:webHidden/>
          </w:rPr>
          <w:instrText xml:space="preserve"> PAGEREF _Toc169536628 \h </w:instrText>
        </w:r>
        <w:r w:rsidR="007E1905">
          <w:rPr>
            <w:noProof/>
            <w:webHidden/>
          </w:rPr>
        </w:r>
        <w:r w:rsidR="007E1905">
          <w:rPr>
            <w:noProof/>
            <w:webHidden/>
          </w:rPr>
          <w:fldChar w:fldCharType="separate"/>
        </w:r>
        <w:r w:rsidR="007E1905">
          <w:rPr>
            <w:noProof/>
            <w:webHidden/>
          </w:rPr>
          <w:t>13</w:t>
        </w:r>
        <w:r w:rsidR="007E1905">
          <w:rPr>
            <w:noProof/>
            <w:webHidden/>
          </w:rPr>
          <w:fldChar w:fldCharType="end"/>
        </w:r>
      </w:hyperlink>
    </w:p>
    <w:p w14:paraId="3FB63F19" w14:textId="1A3B2790" w:rsidR="007E1905" w:rsidRDefault="00000000">
      <w:pPr>
        <w:pStyle w:val="TableofFigures"/>
        <w:tabs>
          <w:tab w:val="right" w:leader="dot" w:pos="10456"/>
        </w:tabs>
        <w:rPr>
          <w:rFonts w:eastAsiaTheme="minorEastAsia"/>
          <w:noProof/>
          <w:sz w:val="24"/>
          <w:szCs w:val="24"/>
          <w:lang w:eastAsia="en-GB"/>
        </w:rPr>
      </w:pPr>
      <w:hyperlink w:anchor="_Toc169536629" w:history="1">
        <w:r w:rsidR="007E1905" w:rsidRPr="00E50551">
          <w:rPr>
            <w:rStyle w:val="Hyperlink"/>
            <w:noProof/>
          </w:rPr>
          <w:t>Figure 8 - Properties file with the credentials stored in Key-Value pairs, with sensitive information redacted</w:t>
        </w:r>
        <w:r w:rsidR="007E1905">
          <w:rPr>
            <w:noProof/>
            <w:webHidden/>
          </w:rPr>
          <w:tab/>
        </w:r>
        <w:r w:rsidR="007E1905">
          <w:rPr>
            <w:noProof/>
            <w:webHidden/>
          </w:rPr>
          <w:fldChar w:fldCharType="begin"/>
        </w:r>
        <w:r w:rsidR="007E1905">
          <w:rPr>
            <w:noProof/>
            <w:webHidden/>
          </w:rPr>
          <w:instrText xml:space="preserve"> PAGEREF _Toc169536629 \h </w:instrText>
        </w:r>
        <w:r w:rsidR="007E1905">
          <w:rPr>
            <w:noProof/>
            <w:webHidden/>
          </w:rPr>
        </w:r>
        <w:r w:rsidR="007E1905">
          <w:rPr>
            <w:noProof/>
            <w:webHidden/>
          </w:rPr>
          <w:fldChar w:fldCharType="separate"/>
        </w:r>
        <w:r w:rsidR="007E1905">
          <w:rPr>
            <w:noProof/>
            <w:webHidden/>
          </w:rPr>
          <w:t>15</w:t>
        </w:r>
        <w:r w:rsidR="007E1905">
          <w:rPr>
            <w:noProof/>
            <w:webHidden/>
          </w:rPr>
          <w:fldChar w:fldCharType="end"/>
        </w:r>
      </w:hyperlink>
    </w:p>
    <w:p w14:paraId="4D9F6CEF" w14:textId="7668DE96" w:rsidR="007E1905" w:rsidRDefault="00000000">
      <w:pPr>
        <w:pStyle w:val="TableofFigures"/>
        <w:tabs>
          <w:tab w:val="right" w:leader="dot" w:pos="10456"/>
        </w:tabs>
        <w:rPr>
          <w:rFonts w:eastAsiaTheme="minorEastAsia"/>
          <w:noProof/>
          <w:sz w:val="24"/>
          <w:szCs w:val="24"/>
          <w:lang w:eastAsia="en-GB"/>
        </w:rPr>
      </w:pPr>
      <w:hyperlink w:anchor="_Toc169536630" w:history="1">
        <w:r w:rsidR="007E1905" w:rsidRPr="00E50551">
          <w:rPr>
            <w:rStyle w:val="Hyperlink"/>
            <w:noProof/>
          </w:rPr>
          <w:t>Figure 9 - .gitignore file with a record to not include .properties files</w:t>
        </w:r>
        <w:r w:rsidR="007E1905">
          <w:rPr>
            <w:noProof/>
            <w:webHidden/>
          </w:rPr>
          <w:tab/>
        </w:r>
        <w:r w:rsidR="007E1905">
          <w:rPr>
            <w:noProof/>
            <w:webHidden/>
          </w:rPr>
          <w:fldChar w:fldCharType="begin"/>
        </w:r>
        <w:r w:rsidR="007E1905">
          <w:rPr>
            <w:noProof/>
            <w:webHidden/>
          </w:rPr>
          <w:instrText xml:space="preserve"> PAGEREF _Toc169536630 \h </w:instrText>
        </w:r>
        <w:r w:rsidR="007E1905">
          <w:rPr>
            <w:noProof/>
            <w:webHidden/>
          </w:rPr>
        </w:r>
        <w:r w:rsidR="007E1905">
          <w:rPr>
            <w:noProof/>
            <w:webHidden/>
          </w:rPr>
          <w:fldChar w:fldCharType="separate"/>
        </w:r>
        <w:r w:rsidR="007E1905">
          <w:rPr>
            <w:noProof/>
            <w:webHidden/>
          </w:rPr>
          <w:t>15</w:t>
        </w:r>
        <w:r w:rsidR="007E1905">
          <w:rPr>
            <w:noProof/>
            <w:webHidden/>
          </w:rPr>
          <w:fldChar w:fldCharType="end"/>
        </w:r>
      </w:hyperlink>
    </w:p>
    <w:p w14:paraId="7822F845" w14:textId="71C0E8FC" w:rsidR="007E1905" w:rsidRDefault="00000000">
      <w:pPr>
        <w:pStyle w:val="TableofFigures"/>
        <w:tabs>
          <w:tab w:val="right" w:leader="dot" w:pos="10456"/>
        </w:tabs>
        <w:rPr>
          <w:rFonts w:eastAsiaTheme="minorEastAsia"/>
          <w:noProof/>
          <w:sz w:val="24"/>
          <w:szCs w:val="24"/>
          <w:lang w:eastAsia="en-GB"/>
        </w:rPr>
      </w:pPr>
      <w:hyperlink w:anchor="_Toc169536631" w:history="1">
        <w:r w:rsidR="007E1905" w:rsidRPr="00E50551">
          <w:rPr>
            <w:rStyle w:val="Hyperlink"/>
            <w:noProof/>
          </w:rPr>
          <w:t>Figure 10 - Implementation of Java reading from an external file to set variables</w:t>
        </w:r>
        <w:r w:rsidR="007E1905">
          <w:rPr>
            <w:noProof/>
            <w:webHidden/>
          </w:rPr>
          <w:tab/>
        </w:r>
        <w:r w:rsidR="007E1905">
          <w:rPr>
            <w:noProof/>
            <w:webHidden/>
          </w:rPr>
          <w:fldChar w:fldCharType="begin"/>
        </w:r>
        <w:r w:rsidR="007E1905">
          <w:rPr>
            <w:noProof/>
            <w:webHidden/>
          </w:rPr>
          <w:instrText xml:space="preserve"> PAGEREF _Toc169536631 \h </w:instrText>
        </w:r>
        <w:r w:rsidR="007E1905">
          <w:rPr>
            <w:noProof/>
            <w:webHidden/>
          </w:rPr>
        </w:r>
        <w:r w:rsidR="007E1905">
          <w:rPr>
            <w:noProof/>
            <w:webHidden/>
          </w:rPr>
          <w:fldChar w:fldCharType="separate"/>
        </w:r>
        <w:r w:rsidR="007E1905">
          <w:rPr>
            <w:noProof/>
            <w:webHidden/>
          </w:rPr>
          <w:t>16</w:t>
        </w:r>
        <w:r w:rsidR="007E1905">
          <w:rPr>
            <w:noProof/>
            <w:webHidden/>
          </w:rPr>
          <w:fldChar w:fldCharType="end"/>
        </w:r>
      </w:hyperlink>
    </w:p>
    <w:p w14:paraId="709B5B09" w14:textId="36F0A9F8" w:rsidR="007E1905" w:rsidRDefault="00000000">
      <w:pPr>
        <w:pStyle w:val="TableofFigures"/>
        <w:tabs>
          <w:tab w:val="right" w:leader="dot" w:pos="10456"/>
        </w:tabs>
        <w:rPr>
          <w:rFonts w:eastAsiaTheme="minorEastAsia"/>
          <w:noProof/>
          <w:sz w:val="24"/>
          <w:szCs w:val="24"/>
          <w:lang w:eastAsia="en-GB"/>
        </w:rPr>
      </w:pPr>
      <w:hyperlink w:anchor="_Toc169536632" w:history="1">
        <w:r w:rsidR="007E1905" w:rsidRPr="00E50551">
          <w:rPr>
            <w:rStyle w:val="Hyperlink"/>
            <w:noProof/>
          </w:rPr>
          <w:t>Figure 11 - Code used to define the “UserInput” class, importing the necessary Scanner class &amp; defining</w:t>
        </w:r>
        <w:r w:rsidR="007E1905">
          <w:rPr>
            <w:noProof/>
            <w:webHidden/>
          </w:rPr>
          <w:tab/>
        </w:r>
        <w:r w:rsidR="007E1905">
          <w:rPr>
            <w:noProof/>
            <w:webHidden/>
          </w:rPr>
          <w:fldChar w:fldCharType="begin"/>
        </w:r>
        <w:r w:rsidR="007E1905">
          <w:rPr>
            <w:noProof/>
            <w:webHidden/>
          </w:rPr>
          <w:instrText xml:space="preserve"> PAGEREF _Toc169536632 \h </w:instrText>
        </w:r>
        <w:r w:rsidR="007E1905">
          <w:rPr>
            <w:noProof/>
            <w:webHidden/>
          </w:rPr>
        </w:r>
        <w:r w:rsidR="007E1905">
          <w:rPr>
            <w:noProof/>
            <w:webHidden/>
          </w:rPr>
          <w:fldChar w:fldCharType="separate"/>
        </w:r>
        <w:r w:rsidR="007E1905">
          <w:rPr>
            <w:noProof/>
            <w:webHidden/>
          </w:rPr>
          <w:t>17</w:t>
        </w:r>
        <w:r w:rsidR="007E1905">
          <w:rPr>
            <w:noProof/>
            <w:webHidden/>
          </w:rPr>
          <w:fldChar w:fldCharType="end"/>
        </w:r>
      </w:hyperlink>
    </w:p>
    <w:p w14:paraId="13005EBC" w14:textId="15BC0FD4" w:rsidR="007E1905" w:rsidRDefault="00000000">
      <w:pPr>
        <w:pStyle w:val="TableofFigures"/>
        <w:tabs>
          <w:tab w:val="right" w:leader="dot" w:pos="10456"/>
        </w:tabs>
        <w:rPr>
          <w:rFonts w:eastAsiaTheme="minorEastAsia"/>
          <w:noProof/>
          <w:sz w:val="24"/>
          <w:szCs w:val="24"/>
          <w:lang w:eastAsia="en-GB"/>
        </w:rPr>
      </w:pPr>
      <w:hyperlink w:anchor="_Toc169536633" w:history="1">
        <w:r w:rsidR="007E1905" w:rsidRPr="00E50551">
          <w:rPr>
            <w:rStyle w:val="Hyperlink"/>
            <w:noProof/>
          </w:rPr>
          <w:t>Figure 12 - Java Console showing the Scanner Class in use to capture user input</w:t>
        </w:r>
        <w:r w:rsidR="007E1905">
          <w:rPr>
            <w:noProof/>
            <w:webHidden/>
          </w:rPr>
          <w:tab/>
        </w:r>
        <w:r w:rsidR="007E1905">
          <w:rPr>
            <w:noProof/>
            <w:webHidden/>
          </w:rPr>
          <w:fldChar w:fldCharType="begin"/>
        </w:r>
        <w:r w:rsidR="007E1905">
          <w:rPr>
            <w:noProof/>
            <w:webHidden/>
          </w:rPr>
          <w:instrText xml:space="preserve"> PAGEREF _Toc169536633 \h </w:instrText>
        </w:r>
        <w:r w:rsidR="007E1905">
          <w:rPr>
            <w:noProof/>
            <w:webHidden/>
          </w:rPr>
        </w:r>
        <w:r w:rsidR="007E1905">
          <w:rPr>
            <w:noProof/>
            <w:webHidden/>
          </w:rPr>
          <w:fldChar w:fldCharType="separate"/>
        </w:r>
        <w:r w:rsidR="007E1905">
          <w:rPr>
            <w:noProof/>
            <w:webHidden/>
          </w:rPr>
          <w:t>17</w:t>
        </w:r>
        <w:r w:rsidR="007E1905">
          <w:rPr>
            <w:noProof/>
            <w:webHidden/>
          </w:rPr>
          <w:fldChar w:fldCharType="end"/>
        </w:r>
      </w:hyperlink>
    </w:p>
    <w:p w14:paraId="103F0C85" w14:textId="7030D953" w:rsidR="007E1905" w:rsidRDefault="00000000">
      <w:pPr>
        <w:pStyle w:val="TableofFigures"/>
        <w:tabs>
          <w:tab w:val="right" w:leader="dot" w:pos="10456"/>
        </w:tabs>
        <w:rPr>
          <w:rFonts w:eastAsiaTheme="minorEastAsia"/>
          <w:noProof/>
          <w:sz w:val="24"/>
          <w:szCs w:val="24"/>
          <w:lang w:eastAsia="en-GB"/>
        </w:rPr>
      </w:pPr>
      <w:hyperlink w:anchor="_Toc169536634" w:history="1">
        <w:r w:rsidR="007E1905" w:rsidRPr="00E50551">
          <w:rPr>
            <w:rStyle w:val="Hyperlink"/>
            <w:noProof/>
          </w:rPr>
          <w:t>Figure 13 - An object method used to prompt the user for a Residential Status</w:t>
        </w:r>
        <w:r w:rsidR="007E1905">
          <w:rPr>
            <w:noProof/>
            <w:webHidden/>
          </w:rPr>
          <w:tab/>
        </w:r>
        <w:r w:rsidR="007E1905">
          <w:rPr>
            <w:noProof/>
            <w:webHidden/>
          </w:rPr>
          <w:fldChar w:fldCharType="begin"/>
        </w:r>
        <w:r w:rsidR="007E1905">
          <w:rPr>
            <w:noProof/>
            <w:webHidden/>
          </w:rPr>
          <w:instrText xml:space="preserve"> PAGEREF _Toc169536634 \h </w:instrText>
        </w:r>
        <w:r w:rsidR="007E1905">
          <w:rPr>
            <w:noProof/>
            <w:webHidden/>
          </w:rPr>
        </w:r>
        <w:r w:rsidR="007E1905">
          <w:rPr>
            <w:noProof/>
            <w:webHidden/>
          </w:rPr>
          <w:fldChar w:fldCharType="separate"/>
        </w:r>
        <w:r w:rsidR="007E1905">
          <w:rPr>
            <w:noProof/>
            <w:webHidden/>
          </w:rPr>
          <w:t>18</w:t>
        </w:r>
        <w:r w:rsidR="007E1905">
          <w:rPr>
            <w:noProof/>
            <w:webHidden/>
          </w:rPr>
          <w:fldChar w:fldCharType="end"/>
        </w:r>
      </w:hyperlink>
    </w:p>
    <w:p w14:paraId="5DD002F6" w14:textId="2D4B45BA" w:rsidR="007E1905" w:rsidRDefault="00000000">
      <w:pPr>
        <w:pStyle w:val="TableofFigures"/>
        <w:tabs>
          <w:tab w:val="right" w:leader="dot" w:pos="10456"/>
        </w:tabs>
        <w:rPr>
          <w:rFonts w:eastAsiaTheme="minorEastAsia"/>
          <w:noProof/>
          <w:sz w:val="24"/>
          <w:szCs w:val="24"/>
          <w:lang w:eastAsia="en-GB"/>
        </w:rPr>
      </w:pPr>
      <w:hyperlink w:anchor="_Toc169536635" w:history="1">
        <w:r w:rsidR="007E1905" w:rsidRPr="00E50551">
          <w:rPr>
            <w:rStyle w:val="Hyperlink"/>
            <w:noProof/>
          </w:rPr>
          <w:t>Figure 14 - the “AppData” class written to act as a Data Model</w:t>
        </w:r>
        <w:r w:rsidR="007E1905">
          <w:rPr>
            <w:noProof/>
            <w:webHidden/>
          </w:rPr>
          <w:tab/>
        </w:r>
        <w:r w:rsidR="007E1905">
          <w:rPr>
            <w:noProof/>
            <w:webHidden/>
          </w:rPr>
          <w:fldChar w:fldCharType="begin"/>
        </w:r>
        <w:r w:rsidR="007E1905">
          <w:rPr>
            <w:noProof/>
            <w:webHidden/>
          </w:rPr>
          <w:instrText xml:space="preserve"> PAGEREF _Toc169536635 \h </w:instrText>
        </w:r>
        <w:r w:rsidR="007E1905">
          <w:rPr>
            <w:noProof/>
            <w:webHidden/>
          </w:rPr>
        </w:r>
        <w:r w:rsidR="007E1905">
          <w:rPr>
            <w:noProof/>
            <w:webHidden/>
          </w:rPr>
          <w:fldChar w:fldCharType="separate"/>
        </w:r>
        <w:r w:rsidR="007E1905">
          <w:rPr>
            <w:noProof/>
            <w:webHidden/>
          </w:rPr>
          <w:t>19</w:t>
        </w:r>
        <w:r w:rsidR="007E1905">
          <w:rPr>
            <w:noProof/>
            <w:webHidden/>
          </w:rPr>
          <w:fldChar w:fldCharType="end"/>
        </w:r>
      </w:hyperlink>
    </w:p>
    <w:p w14:paraId="100E7D7F" w14:textId="0E642CEF" w:rsidR="007E1905" w:rsidRDefault="00000000">
      <w:pPr>
        <w:pStyle w:val="TableofFigures"/>
        <w:tabs>
          <w:tab w:val="right" w:leader="dot" w:pos="10456"/>
        </w:tabs>
        <w:rPr>
          <w:rFonts w:eastAsiaTheme="minorEastAsia"/>
          <w:noProof/>
          <w:sz w:val="24"/>
          <w:szCs w:val="24"/>
          <w:lang w:eastAsia="en-GB"/>
        </w:rPr>
      </w:pPr>
      <w:hyperlink w:anchor="_Toc169536636" w:history="1">
        <w:r w:rsidR="007E1905" w:rsidRPr="00E50551">
          <w:rPr>
            <w:rStyle w:val="Hyperlink"/>
            <w:noProof/>
          </w:rPr>
          <w:t>Figure 15 - Importing and using the GSON library to create a JSON Representation to log to the console</w:t>
        </w:r>
        <w:r w:rsidR="007E1905">
          <w:rPr>
            <w:noProof/>
            <w:webHidden/>
          </w:rPr>
          <w:tab/>
        </w:r>
        <w:r w:rsidR="007E1905">
          <w:rPr>
            <w:noProof/>
            <w:webHidden/>
          </w:rPr>
          <w:fldChar w:fldCharType="begin"/>
        </w:r>
        <w:r w:rsidR="007E1905">
          <w:rPr>
            <w:noProof/>
            <w:webHidden/>
          </w:rPr>
          <w:instrText xml:space="preserve"> PAGEREF _Toc169536636 \h </w:instrText>
        </w:r>
        <w:r w:rsidR="007E1905">
          <w:rPr>
            <w:noProof/>
            <w:webHidden/>
          </w:rPr>
        </w:r>
        <w:r w:rsidR="007E1905">
          <w:rPr>
            <w:noProof/>
            <w:webHidden/>
          </w:rPr>
          <w:fldChar w:fldCharType="separate"/>
        </w:r>
        <w:r w:rsidR="007E1905">
          <w:rPr>
            <w:noProof/>
            <w:webHidden/>
          </w:rPr>
          <w:t>19</w:t>
        </w:r>
        <w:r w:rsidR="007E1905">
          <w:rPr>
            <w:noProof/>
            <w:webHidden/>
          </w:rPr>
          <w:fldChar w:fldCharType="end"/>
        </w:r>
      </w:hyperlink>
    </w:p>
    <w:p w14:paraId="16F13AB8" w14:textId="56274668" w:rsidR="007E1905" w:rsidRDefault="00000000">
      <w:pPr>
        <w:pStyle w:val="TableofFigures"/>
        <w:tabs>
          <w:tab w:val="right" w:leader="dot" w:pos="10456"/>
        </w:tabs>
        <w:rPr>
          <w:rFonts w:eastAsiaTheme="minorEastAsia"/>
          <w:noProof/>
          <w:sz w:val="24"/>
          <w:szCs w:val="24"/>
          <w:lang w:eastAsia="en-GB"/>
        </w:rPr>
      </w:pPr>
      <w:hyperlink w:anchor="_Toc169536637" w:history="1">
        <w:r w:rsidR="007E1905" w:rsidRPr="00E50551">
          <w:rPr>
            <w:rStyle w:val="Hyperlink"/>
            <w:noProof/>
          </w:rPr>
          <w:t>Figure 16 - An example of the GSON output, returning a JSON Representation of the Java Program's data model</w:t>
        </w:r>
        <w:r w:rsidR="007E1905" w:rsidRPr="00E50551">
          <w:rPr>
            <w:rStyle w:val="Hyperlink"/>
            <w:rFonts w:cstheme="minorHAnsi"/>
            <w:b/>
            <w:bCs/>
            <w:noProof/>
          </w:rPr>
          <w:t xml:space="preserve"> </w:t>
        </w:r>
        <w:r w:rsidR="007E1905">
          <w:rPr>
            <w:noProof/>
            <w:webHidden/>
          </w:rPr>
          <w:tab/>
        </w:r>
        <w:r w:rsidR="007E1905">
          <w:rPr>
            <w:noProof/>
            <w:webHidden/>
          </w:rPr>
          <w:fldChar w:fldCharType="begin"/>
        </w:r>
        <w:r w:rsidR="007E1905">
          <w:rPr>
            <w:noProof/>
            <w:webHidden/>
          </w:rPr>
          <w:instrText xml:space="preserve"> PAGEREF _Toc169536637 \h </w:instrText>
        </w:r>
        <w:r w:rsidR="007E1905">
          <w:rPr>
            <w:noProof/>
            <w:webHidden/>
          </w:rPr>
        </w:r>
        <w:r w:rsidR="007E1905">
          <w:rPr>
            <w:noProof/>
            <w:webHidden/>
          </w:rPr>
          <w:fldChar w:fldCharType="separate"/>
        </w:r>
        <w:r w:rsidR="007E1905">
          <w:rPr>
            <w:noProof/>
            <w:webHidden/>
          </w:rPr>
          <w:t>20</w:t>
        </w:r>
        <w:r w:rsidR="007E1905">
          <w:rPr>
            <w:noProof/>
            <w:webHidden/>
          </w:rPr>
          <w:fldChar w:fldCharType="end"/>
        </w:r>
      </w:hyperlink>
    </w:p>
    <w:p w14:paraId="3F66668E" w14:textId="6BB65111" w:rsidR="007E1905" w:rsidRDefault="00000000">
      <w:pPr>
        <w:pStyle w:val="TableofFigures"/>
        <w:tabs>
          <w:tab w:val="right" w:leader="dot" w:pos="10456"/>
        </w:tabs>
        <w:rPr>
          <w:rFonts w:eastAsiaTheme="minorEastAsia"/>
          <w:noProof/>
          <w:sz w:val="24"/>
          <w:szCs w:val="24"/>
          <w:lang w:eastAsia="en-GB"/>
        </w:rPr>
      </w:pPr>
      <w:hyperlink w:anchor="_Toc169536638" w:history="1">
        <w:r w:rsidR="007E1905" w:rsidRPr="00E50551">
          <w:rPr>
            <w:rStyle w:val="Hyperlink"/>
            <w:noProof/>
          </w:rPr>
          <w:t>Figure 17 - Java Classes for both Scorecards.</w:t>
        </w:r>
        <w:r w:rsidR="007E1905">
          <w:rPr>
            <w:noProof/>
            <w:webHidden/>
          </w:rPr>
          <w:tab/>
        </w:r>
        <w:r w:rsidR="007E1905">
          <w:rPr>
            <w:noProof/>
            <w:webHidden/>
          </w:rPr>
          <w:fldChar w:fldCharType="begin"/>
        </w:r>
        <w:r w:rsidR="007E1905">
          <w:rPr>
            <w:noProof/>
            <w:webHidden/>
          </w:rPr>
          <w:instrText xml:space="preserve"> PAGEREF _Toc169536638 \h </w:instrText>
        </w:r>
        <w:r w:rsidR="007E1905">
          <w:rPr>
            <w:noProof/>
            <w:webHidden/>
          </w:rPr>
        </w:r>
        <w:r w:rsidR="007E1905">
          <w:rPr>
            <w:noProof/>
            <w:webHidden/>
          </w:rPr>
          <w:fldChar w:fldCharType="separate"/>
        </w:r>
        <w:r w:rsidR="007E1905">
          <w:rPr>
            <w:noProof/>
            <w:webHidden/>
          </w:rPr>
          <w:t>21</w:t>
        </w:r>
        <w:r w:rsidR="007E1905">
          <w:rPr>
            <w:noProof/>
            <w:webHidden/>
          </w:rPr>
          <w:fldChar w:fldCharType="end"/>
        </w:r>
      </w:hyperlink>
    </w:p>
    <w:p w14:paraId="56793AE3" w14:textId="5F1E1E6E" w:rsidR="007E1905" w:rsidRDefault="00000000">
      <w:pPr>
        <w:pStyle w:val="TableofFigures"/>
        <w:tabs>
          <w:tab w:val="right" w:leader="dot" w:pos="10456"/>
        </w:tabs>
        <w:rPr>
          <w:rFonts w:eastAsiaTheme="minorEastAsia"/>
          <w:noProof/>
          <w:sz w:val="24"/>
          <w:szCs w:val="24"/>
          <w:lang w:eastAsia="en-GB"/>
        </w:rPr>
      </w:pPr>
      <w:hyperlink w:anchor="_Toc169536639" w:history="1">
        <w:r w:rsidR="007E1905" w:rsidRPr="00E50551">
          <w:rPr>
            <w:rStyle w:val="Hyperlink"/>
            <w:noProof/>
          </w:rPr>
          <w:t>Figure 18 - View of the AppData Class constructor, which the Champion/Challenger split</w:t>
        </w:r>
        <w:r w:rsidR="007E1905">
          <w:rPr>
            <w:noProof/>
            <w:webHidden/>
          </w:rPr>
          <w:tab/>
        </w:r>
        <w:r w:rsidR="007E1905">
          <w:rPr>
            <w:noProof/>
            <w:webHidden/>
          </w:rPr>
          <w:fldChar w:fldCharType="begin"/>
        </w:r>
        <w:r w:rsidR="007E1905">
          <w:rPr>
            <w:noProof/>
            <w:webHidden/>
          </w:rPr>
          <w:instrText xml:space="preserve"> PAGEREF _Toc169536639 \h </w:instrText>
        </w:r>
        <w:r w:rsidR="007E1905">
          <w:rPr>
            <w:noProof/>
            <w:webHidden/>
          </w:rPr>
        </w:r>
        <w:r w:rsidR="007E1905">
          <w:rPr>
            <w:noProof/>
            <w:webHidden/>
          </w:rPr>
          <w:fldChar w:fldCharType="separate"/>
        </w:r>
        <w:r w:rsidR="007E1905">
          <w:rPr>
            <w:noProof/>
            <w:webHidden/>
          </w:rPr>
          <w:t>22</w:t>
        </w:r>
        <w:r w:rsidR="007E1905">
          <w:rPr>
            <w:noProof/>
            <w:webHidden/>
          </w:rPr>
          <w:fldChar w:fldCharType="end"/>
        </w:r>
      </w:hyperlink>
    </w:p>
    <w:p w14:paraId="03D5067D" w14:textId="69742B30" w:rsidR="007E1905" w:rsidRDefault="00000000">
      <w:pPr>
        <w:pStyle w:val="TableofFigures"/>
        <w:tabs>
          <w:tab w:val="right" w:leader="dot" w:pos="10456"/>
        </w:tabs>
        <w:rPr>
          <w:rFonts w:eastAsiaTheme="minorEastAsia"/>
          <w:noProof/>
          <w:sz w:val="24"/>
          <w:szCs w:val="24"/>
          <w:lang w:eastAsia="en-GB"/>
        </w:rPr>
      </w:pPr>
      <w:hyperlink w:anchor="_Toc169536640" w:history="1">
        <w:r w:rsidR="007E1905" w:rsidRPr="00E50551">
          <w:rPr>
            <w:rStyle w:val="Hyperlink"/>
            <w:noProof/>
          </w:rPr>
          <w:t>Figure 19 - NULL handling for a Scorecard characteristic.</w:t>
        </w:r>
        <w:r w:rsidR="007E1905">
          <w:rPr>
            <w:noProof/>
            <w:webHidden/>
          </w:rPr>
          <w:tab/>
        </w:r>
        <w:r w:rsidR="007E1905">
          <w:rPr>
            <w:noProof/>
            <w:webHidden/>
          </w:rPr>
          <w:fldChar w:fldCharType="begin"/>
        </w:r>
        <w:r w:rsidR="007E1905">
          <w:rPr>
            <w:noProof/>
            <w:webHidden/>
          </w:rPr>
          <w:instrText xml:space="preserve"> PAGEREF _Toc169536640 \h </w:instrText>
        </w:r>
        <w:r w:rsidR="007E1905">
          <w:rPr>
            <w:noProof/>
            <w:webHidden/>
          </w:rPr>
        </w:r>
        <w:r w:rsidR="007E1905">
          <w:rPr>
            <w:noProof/>
            <w:webHidden/>
          </w:rPr>
          <w:fldChar w:fldCharType="separate"/>
        </w:r>
        <w:r w:rsidR="007E1905">
          <w:rPr>
            <w:noProof/>
            <w:webHidden/>
          </w:rPr>
          <w:t>26</w:t>
        </w:r>
        <w:r w:rsidR="007E1905">
          <w:rPr>
            <w:noProof/>
            <w:webHidden/>
          </w:rPr>
          <w:fldChar w:fldCharType="end"/>
        </w:r>
      </w:hyperlink>
    </w:p>
    <w:p w14:paraId="1E668BBB" w14:textId="04F7CB4E" w:rsidR="007E1905" w:rsidRDefault="00000000">
      <w:pPr>
        <w:pStyle w:val="TableofFigures"/>
        <w:tabs>
          <w:tab w:val="right" w:leader="dot" w:pos="10456"/>
        </w:tabs>
        <w:rPr>
          <w:rFonts w:eastAsiaTheme="minorEastAsia"/>
          <w:noProof/>
          <w:sz w:val="24"/>
          <w:szCs w:val="24"/>
          <w:lang w:eastAsia="en-GB"/>
        </w:rPr>
      </w:pPr>
      <w:hyperlink w:anchor="_Toc169536641" w:history="1">
        <w:r w:rsidR="007E1905" w:rsidRPr="00E50551">
          <w:rPr>
            <w:rStyle w:val="Hyperlink"/>
            <w:noProof/>
          </w:rPr>
          <w:t>Figure 20 - Probability of Default formula (Silva et al, 2020).</w:t>
        </w:r>
        <w:r w:rsidR="007E1905">
          <w:rPr>
            <w:noProof/>
            <w:webHidden/>
          </w:rPr>
          <w:tab/>
        </w:r>
        <w:r w:rsidR="007E1905">
          <w:rPr>
            <w:noProof/>
            <w:webHidden/>
          </w:rPr>
          <w:fldChar w:fldCharType="begin"/>
        </w:r>
        <w:r w:rsidR="007E1905">
          <w:rPr>
            <w:noProof/>
            <w:webHidden/>
          </w:rPr>
          <w:instrText xml:space="preserve"> PAGEREF _Toc169536641 \h </w:instrText>
        </w:r>
        <w:r w:rsidR="007E1905">
          <w:rPr>
            <w:noProof/>
            <w:webHidden/>
          </w:rPr>
        </w:r>
        <w:r w:rsidR="007E1905">
          <w:rPr>
            <w:noProof/>
            <w:webHidden/>
          </w:rPr>
          <w:fldChar w:fldCharType="separate"/>
        </w:r>
        <w:r w:rsidR="007E1905">
          <w:rPr>
            <w:noProof/>
            <w:webHidden/>
          </w:rPr>
          <w:t>27</w:t>
        </w:r>
        <w:r w:rsidR="007E1905">
          <w:rPr>
            <w:noProof/>
            <w:webHidden/>
          </w:rPr>
          <w:fldChar w:fldCharType="end"/>
        </w:r>
      </w:hyperlink>
    </w:p>
    <w:p w14:paraId="5F0B3FC0" w14:textId="1E326D81" w:rsidR="007E1905" w:rsidRDefault="00000000">
      <w:pPr>
        <w:pStyle w:val="TableofFigures"/>
        <w:tabs>
          <w:tab w:val="right" w:leader="dot" w:pos="10456"/>
        </w:tabs>
        <w:rPr>
          <w:rFonts w:eastAsiaTheme="minorEastAsia"/>
          <w:noProof/>
          <w:sz w:val="24"/>
          <w:szCs w:val="24"/>
          <w:lang w:eastAsia="en-GB"/>
        </w:rPr>
      </w:pPr>
      <w:hyperlink w:anchor="_Toc169536642" w:history="1">
        <w:r w:rsidR="007E1905" w:rsidRPr="00E50551">
          <w:rPr>
            <w:rStyle w:val="Hyperlink"/>
            <w:noProof/>
          </w:rPr>
          <w:t>Figure 21 - Java Class method to calculate Probability of Default</w:t>
        </w:r>
        <w:r w:rsidR="007E1905">
          <w:rPr>
            <w:noProof/>
            <w:webHidden/>
          </w:rPr>
          <w:tab/>
        </w:r>
        <w:r w:rsidR="007E1905">
          <w:rPr>
            <w:noProof/>
            <w:webHidden/>
          </w:rPr>
          <w:fldChar w:fldCharType="begin"/>
        </w:r>
        <w:r w:rsidR="007E1905">
          <w:rPr>
            <w:noProof/>
            <w:webHidden/>
          </w:rPr>
          <w:instrText xml:space="preserve"> PAGEREF _Toc169536642 \h </w:instrText>
        </w:r>
        <w:r w:rsidR="007E1905">
          <w:rPr>
            <w:noProof/>
            <w:webHidden/>
          </w:rPr>
        </w:r>
        <w:r w:rsidR="007E1905">
          <w:rPr>
            <w:noProof/>
            <w:webHidden/>
          </w:rPr>
          <w:fldChar w:fldCharType="separate"/>
        </w:r>
        <w:r w:rsidR="007E1905">
          <w:rPr>
            <w:noProof/>
            <w:webHidden/>
          </w:rPr>
          <w:t>27</w:t>
        </w:r>
        <w:r w:rsidR="007E1905">
          <w:rPr>
            <w:noProof/>
            <w:webHidden/>
          </w:rPr>
          <w:fldChar w:fldCharType="end"/>
        </w:r>
      </w:hyperlink>
    </w:p>
    <w:p w14:paraId="4D999924" w14:textId="1A1640B8" w:rsidR="007E1905" w:rsidRDefault="00000000">
      <w:pPr>
        <w:pStyle w:val="TableofFigures"/>
        <w:tabs>
          <w:tab w:val="right" w:leader="dot" w:pos="10456"/>
        </w:tabs>
        <w:rPr>
          <w:rFonts w:eastAsiaTheme="minorEastAsia"/>
          <w:noProof/>
          <w:sz w:val="24"/>
          <w:szCs w:val="24"/>
          <w:lang w:eastAsia="en-GB"/>
        </w:rPr>
      </w:pPr>
      <w:hyperlink w:anchor="_Toc169536643" w:history="1">
        <w:r w:rsidR="007E1905" w:rsidRPr="00E50551">
          <w:rPr>
            <w:rStyle w:val="Hyperlink"/>
            <w:noProof/>
          </w:rPr>
          <w:t>Figure 22- SetIndex method for the Champion Scorecard</w:t>
        </w:r>
        <w:r w:rsidR="007E1905">
          <w:rPr>
            <w:noProof/>
            <w:webHidden/>
          </w:rPr>
          <w:tab/>
        </w:r>
        <w:r w:rsidR="007E1905">
          <w:rPr>
            <w:noProof/>
            <w:webHidden/>
          </w:rPr>
          <w:fldChar w:fldCharType="begin"/>
        </w:r>
        <w:r w:rsidR="007E1905">
          <w:rPr>
            <w:noProof/>
            <w:webHidden/>
          </w:rPr>
          <w:instrText xml:space="preserve"> PAGEREF _Toc169536643 \h </w:instrText>
        </w:r>
        <w:r w:rsidR="007E1905">
          <w:rPr>
            <w:noProof/>
            <w:webHidden/>
          </w:rPr>
        </w:r>
        <w:r w:rsidR="007E1905">
          <w:rPr>
            <w:noProof/>
            <w:webHidden/>
          </w:rPr>
          <w:fldChar w:fldCharType="separate"/>
        </w:r>
        <w:r w:rsidR="007E1905">
          <w:rPr>
            <w:noProof/>
            <w:webHidden/>
          </w:rPr>
          <w:t>28</w:t>
        </w:r>
        <w:r w:rsidR="007E1905">
          <w:rPr>
            <w:noProof/>
            <w:webHidden/>
          </w:rPr>
          <w:fldChar w:fldCharType="end"/>
        </w:r>
      </w:hyperlink>
    </w:p>
    <w:p w14:paraId="1894E59A" w14:textId="5D141D91" w:rsidR="007E1905" w:rsidRDefault="00000000">
      <w:pPr>
        <w:pStyle w:val="TableofFigures"/>
        <w:tabs>
          <w:tab w:val="right" w:leader="dot" w:pos="10456"/>
        </w:tabs>
        <w:rPr>
          <w:rFonts w:eastAsiaTheme="minorEastAsia"/>
          <w:noProof/>
          <w:sz w:val="24"/>
          <w:szCs w:val="24"/>
          <w:lang w:eastAsia="en-GB"/>
        </w:rPr>
      </w:pPr>
      <w:hyperlink w:anchor="_Toc169536644" w:history="1">
        <w:r w:rsidR="007E1905" w:rsidRPr="00E50551">
          <w:rPr>
            <w:rStyle w:val="Hyperlink"/>
            <w:noProof/>
          </w:rPr>
          <w:t>Figure 23- SetIndex Method for the Challenger Scorecard</w:t>
        </w:r>
        <w:r w:rsidR="007E1905">
          <w:rPr>
            <w:noProof/>
            <w:webHidden/>
          </w:rPr>
          <w:tab/>
        </w:r>
        <w:r w:rsidR="007E1905">
          <w:rPr>
            <w:noProof/>
            <w:webHidden/>
          </w:rPr>
          <w:fldChar w:fldCharType="begin"/>
        </w:r>
        <w:r w:rsidR="007E1905">
          <w:rPr>
            <w:noProof/>
            <w:webHidden/>
          </w:rPr>
          <w:instrText xml:space="preserve"> PAGEREF _Toc169536644 \h </w:instrText>
        </w:r>
        <w:r w:rsidR="007E1905">
          <w:rPr>
            <w:noProof/>
            <w:webHidden/>
          </w:rPr>
        </w:r>
        <w:r w:rsidR="007E1905">
          <w:rPr>
            <w:noProof/>
            <w:webHidden/>
          </w:rPr>
          <w:fldChar w:fldCharType="separate"/>
        </w:r>
        <w:r w:rsidR="007E1905">
          <w:rPr>
            <w:noProof/>
            <w:webHidden/>
          </w:rPr>
          <w:t>28</w:t>
        </w:r>
        <w:r w:rsidR="007E1905">
          <w:rPr>
            <w:noProof/>
            <w:webHidden/>
          </w:rPr>
          <w:fldChar w:fldCharType="end"/>
        </w:r>
      </w:hyperlink>
    </w:p>
    <w:p w14:paraId="23391186" w14:textId="14D5AA08" w:rsidR="007E1905" w:rsidRDefault="00000000">
      <w:pPr>
        <w:pStyle w:val="TableofFigures"/>
        <w:tabs>
          <w:tab w:val="right" w:leader="dot" w:pos="10456"/>
        </w:tabs>
        <w:rPr>
          <w:rFonts w:eastAsiaTheme="minorEastAsia"/>
          <w:noProof/>
          <w:sz w:val="24"/>
          <w:szCs w:val="24"/>
          <w:lang w:eastAsia="en-GB"/>
        </w:rPr>
      </w:pPr>
      <w:hyperlink w:anchor="_Toc169536645" w:history="1">
        <w:r w:rsidR="007E1905" w:rsidRPr="00E50551">
          <w:rPr>
            <w:rStyle w:val="Hyperlink"/>
            <w:noProof/>
          </w:rPr>
          <w:t>Figure 24 - Email Chain with colleague for peer review</w:t>
        </w:r>
        <w:r w:rsidR="007E1905">
          <w:rPr>
            <w:noProof/>
            <w:webHidden/>
          </w:rPr>
          <w:tab/>
        </w:r>
        <w:r w:rsidR="007E1905">
          <w:rPr>
            <w:noProof/>
            <w:webHidden/>
          </w:rPr>
          <w:fldChar w:fldCharType="begin"/>
        </w:r>
        <w:r w:rsidR="007E1905">
          <w:rPr>
            <w:noProof/>
            <w:webHidden/>
          </w:rPr>
          <w:instrText xml:space="preserve"> PAGEREF _Toc169536645 \h </w:instrText>
        </w:r>
        <w:r w:rsidR="007E1905">
          <w:rPr>
            <w:noProof/>
            <w:webHidden/>
          </w:rPr>
        </w:r>
        <w:r w:rsidR="007E1905">
          <w:rPr>
            <w:noProof/>
            <w:webHidden/>
          </w:rPr>
          <w:fldChar w:fldCharType="separate"/>
        </w:r>
        <w:r w:rsidR="007E1905">
          <w:rPr>
            <w:noProof/>
            <w:webHidden/>
          </w:rPr>
          <w:t>29</w:t>
        </w:r>
        <w:r w:rsidR="007E1905">
          <w:rPr>
            <w:noProof/>
            <w:webHidden/>
          </w:rPr>
          <w:fldChar w:fldCharType="end"/>
        </w:r>
      </w:hyperlink>
    </w:p>
    <w:p w14:paraId="5F620D95" w14:textId="557F355C" w:rsidR="007E1905" w:rsidRDefault="00000000">
      <w:pPr>
        <w:pStyle w:val="TableofFigures"/>
        <w:tabs>
          <w:tab w:val="right" w:leader="dot" w:pos="10456"/>
        </w:tabs>
        <w:rPr>
          <w:rFonts w:eastAsiaTheme="minorEastAsia"/>
          <w:noProof/>
          <w:sz w:val="24"/>
          <w:szCs w:val="24"/>
          <w:lang w:eastAsia="en-GB"/>
        </w:rPr>
      </w:pPr>
      <w:hyperlink w:anchor="_Toc169536646" w:history="1">
        <w:r w:rsidR="007E1905" w:rsidRPr="00E50551">
          <w:rPr>
            <w:rStyle w:val="Hyperlink"/>
            <w:noProof/>
          </w:rPr>
          <w:t>Figure 25 - JUnit 5 Test cases written to test individual parts of the program independently</w:t>
        </w:r>
        <w:r w:rsidR="007E1905">
          <w:rPr>
            <w:noProof/>
            <w:webHidden/>
          </w:rPr>
          <w:tab/>
        </w:r>
        <w:r w:rsidR="007E1905">
          <w:rPr>
            <w:noProof/>
            <w:webHidden/>
          </w:rPr>
          <w:fldChar w:fldCharType="begin"/>
        </w:r>
        <w:r w:rsidR="007E1905">
          <w:rPr>
            <w:noProof/>
            <w:webHidden/>
          </w:rPr>
          <w:instrText xml:space="preserve"> PAGEREF _Toc169536646 \h </w:instrText>
        </w:r>
        <w:r w:rsidR="007E1905">
          <w:rPr>
            <w:noProof/>
            <w:webHidden/>
          </w:rPr>
        </w:r>
        <w:r w:rsidR="007E1905">
          <w:rPr>
            <w:noProof/>
            <w:webHidden/>
          </w:rPr>
          <w:fldChar w:fldCharType="separate"/>
        </w:r>
        <w:r w:rsidR="007E1905">
          <w:rPr>
            <w:noProof/>
            <w:webHidden/>
          </w:rPr>
          <w:t>31</w:t>
        </w:r>
        <w:r w:rsidR="007E1905">
          <w:rPr>
            <w:noProof/>
            <w:webHidden/>
          </w:rPr>
          <w:fldChar w:fldCharType="end"/>
        </w:r>
      </w:hyperlink>
    </w:p>
    <w:p w14:paraId="4FAFE70B" w14:textId="6AF578FA" w:rsidR="007E1905" w:rsidRDefault="00000000">
      <w:pPr>
        <w:pStyle w:val="TableofFigures"/>
        <w:tabs>
          <w:tab w:val="right" w:leader="dot" w:pos="10456"/>
        </w:tabs>
        <w:rPr>
          <w:rFonts w:eastAsiaTheme="minorEastAsia"/>
          <w:noProof/>
          <w:sz w:val="24"/>
          <w:szCs w:val="24"/>
          <w:lang w:eastAsia="en-GB"/>
        </w:rPr>
      </w:pPr>
      <w:hyperlink w:anchor="_Toc169536647" w:history="1">
        <w:r w:rsidR="007E1905" w:rsidRPr="00E50551">
          <w:rPr>
            <w:rStyle w:val="Hyperlink"/>
            <w:noProof/>
          </w:rPr>
          <w:t>Figure 26 - A test case written to test a program set up class that reads properties from an external file</w:t>
        </w:r>
        <w:r w:rsidR="007E1905">
          <w:rPr>
            <w:noProof/>
            <w:webHidden/>
          </w:rPr>
          <w:tab/>
        </w:r>
        <w:r w:rsidR="007E1905">
          <w:rPr>
            <w:noProof/>
            <w:webHidden/>
          </w:rPr>
          <w:fldChar w:fldCharType="begin"/>
        </w:r>
        <w:r w:rsidR="007E1905">
          <w:rPr>
            <w:noProof/>
            <w:webHidden/>
          </w:rPr>
          <w:instrText xml:space="preserve"> PAGEREF _Toc169536647 \h </w:instrText>
        </w:r>
        <w:r w:rsidR="007E1905">
          <w:rPr>
            <w:noProof/>
            <w:webHidden/>
          </w:rPr>
        </w:r>
        <w:r w:rsidR="007E1905">
          <w:rPr>
            <w:noProof/>
            <w:webHidden/>
          </w:rPr>
          <w:fldChar w:fldCharType="separate"/>
        </w:r>
        <w:r w:rsidR="007E1905">
          <w:rPr>
            <w:noProof/>
            <w:webHidden/>
          </w:rPr>
          <w:t>32</w:t>
        </w:r>
        <w:r w:rsidR="007E1905">
          <w:rPr>
            <w:noProof/>
            <w:webHidden/>
          </w:rPr>
          <w:fldChar w:fldCharType="end"/>
        </w:r>
      </w:hyperlink>
    </w:p>
    <w:p w14:paraId="2A3F69A3" w14:textId="380221CD" w:rsidR="007E1905" w:rsidRDefault="00000000">
      <w:pPr>
        <w:pStyle w:val="TableofFigures"/>
        <w:tabs>
          <w:tab w:val="right" w:leader="dot" w:pos="10456"/>
        </w:tabs>
        <w:rPr>
          <w:rFonts w:eastAsiaTheme="minorEastAsia"/>
          <w:noProof/>
          <w:sz w:val="24"/>
          <w:szCs w:val="24"/>
          <w:lang w:eastAsia="en-GB"/>
        </w:rPr>
      </w:pPr>
      <w:hyperlink w:anchor="_Toc169536648" w:history="1">
        <w:r w:rsidR="007E1905" w:rsidRPr="00E50551">
          <w:rPr>
            <w:rStyle w:val="Hyperlink"/>
            <w:noProof/>
          </w:rPr>
          <w:t>Figure 27 - A demonstration of running the program within the Eclipse Software, with console output</w:t>
        </w:r>
        <w:r w:rsidR="007E1905">
          <w:rPr>
            <w:noProof/>
            <w:webHidden/>
          </w:rPr>
          <w:tab/>
        </w:r>
        <w:r w:rsidR="007E1905">
          <w:rPr>
            <w:noProof/>
            <w:webHidden/>
          </w:rPr>
          <w:fldChar w:fldCharType="begin"/>
        </w:r>
        <w:r w:rsidR="007E1905">
          <w:rPr>
            <w:noProof/>
            <w:webHidden/>
          </w:rPr>
          <w:instrText xml:space="preserve"> PAGEREF _Toc169536648 \h </w:instrText>
        </w:r>
        <w:r w:rsidR="007E1905">
          <w:rPr>
            <w:noProof/>
            <w:webHidden/>
          </w:rPr>
        </w:r>
        <w:r w:rsidR="007E1905">
          <w:rPr>
            <w:noProof/>
            <w:webHidden/>
          </w:rPr>
          <w:fldChar w:fldCharType="separate"/>
        </w:r>
        <w:r w:rsidR="007E1905">
          <w:rPr>
            <w:noProof/>
            <w:webHidden/>
          </w:rPr>
          <w:t>32</w:t>
        </w:r>
        <w:r w:rsidR="007E1905">
          <w:rPr>
            <w:noProof/>
            <w:webHidden/>
          </w:rPr>
          <w:fldChar w:fldCharType="end"/>
        </w:r>
      </w:hyperlink>
    </w:p>
    <w:p w14:paraId="5DC4677B" w14:textId="7B0FAE5D" w:rsidR="007E1905" w:rsidRDefault="00000000">
      <w:pPr>
        <w:pStyle w:val="TableofFigures"/>
        <w:tabs>
          <w:tab w:val="right" w:leader="dot" w:pos="10456"/>
        </w:tabs>
        <w:rPr>
          <w:rFonts w:eastAsiaTheme="minorEastAsia"/>
          <w:noProof/>
          <w:sz w:val="24"/>
          <w:szCs w:val="24"/>
          <w:lang w:eastAsia="en-GB"/>
        </w:rPr>
      </w:pPr>
      <w:hyperlink w:anchor="_Toc169536649" w:history="1">
        <w:r w:rsidR="007E1905" w:rsidRPr="00E50551">
          <w:rPr>
            <w:rStyle w:val="Hyperlink"/>
            <w:noProof/>
          </w:rPr>
          <w:t>Figure 28 - Console output for supporting debugging the program</w:t>
        </w:r>
        <w:r w:rsidR="007E1905">
          <w:rPr>
            <w:noProof/>
            <w:webHidden/>
          </w:rPr>
          <w:tab/>
        </w:r>
        <w:r w:rsidR="007E1905">
          <w:rPr>
            <w:noProof/>
            <w:webHidden/>
          </w:rPr>
          <w:fldChar w:fldCharType="begin"/>
        </w:r>
        <w:r w:rsidR="007E1905">
          <w:rPr>
            <w:noProof/>
            <w:webHidden/>
          </w:rPr>
          <w:instrText xml:space="preserve"> PAGEREF _Toc169536649 \h </w:instrText>
        </w:r>
        <w:r w:rsidR="007E1905">
          <w:rPr>
            <w:noProof/>
            <w:webHidden/>
          </w:rPr>
        </w:r>
        <w:r w:rsidR="007E1905">
          <w:rPr>
            <w:noProof/>
            <w:webHidden/>
          </w:rPr>
          <w:fldChar w:fldCharType="separate"/>
        </w:r>
        <w:r w:rsidR="007E1905">
          <w:rPr>
            <w:noProof/>
            <w:webHidden/>
          </w:rPr>
          <w:t>33</w:t>
        </w:r>
        <w:r w:rsidR="007E1905">
          <w:rPr>
            <w:noProof/>
            <w:webHidden/>
          </w:rPr>
          <w:fldChar w:fldCharType="end"/>
        </w:r>
      </w:hyperlink>
    </w:p>
    <w:p w14:paraId="52C2CEA5" w14:textId="36A356E9" w:rsidR="007E1905" w:rsidRDefault="00000000">
      <w:pPr>
        <w:pStyle w:val="TableofFigures"/>
        <w:tabs>
          <w:tab w:val="right" w:leader="dot" w:pos="10456"/>
        </w:tabs>
        <w:rPr>
          <w:rFonts w:eastAsiaTheme="minorEastAsia"/>
          <w:noProof/>
          <w:sz w:val="24"/>
          <w:szCs w:val="24"/>
          <w:lang w:eastAsia="en-GB"/>
        </w:rPr>
      </w:pPr>
      <w:hyperlink w:anchor="_Toc169536650" w:history="1">
        <w:r w:rsidR="007E1905" w:rsidRPr="00E50551">
          <w:rPr>
            <w:rStyle w:val="Hyperlink"/>
            <w:noProof/>
          </w:rPr>
          <w:t>Figure 29- Unit Test for testing probability of default</w:t>
        </w:r>
        <w:r w:rsidR="007E1905">
          <w:rPr>
            <w:noProof/>
            <w:webHidden/>
          </w:rPr>
          <w:tab/>
        </w:r>
        <w:r w:rsidR="007E1905">
          <w:rPr>
            <w:noProof/>
            <w:webHidden/>
          </w:rPr>
          <w:fldChar w:fldCharType="begin"/>
        </w:r>
        <w:r w:rsidR="007E1905">
          <w:rPr>
            <w:noProof/>
            <w:webHidden/>
          </w:rPr>
          <w:instrText xml:space="preserve"> PAGEREF _Toc169536650 \h </w:instrText>
        </w:r>
        <w:r w:rsidR="007E1905">
          <w:rPr>
            <w:noProof/>
            <w:webHidden/>
          </w:rPr>
        </w:r>
        <w:r w:rsidR="007E1905">
          <w:rPr>
            <w:noProof/>
            <w:webHidden/>
          </w:rPr>
          <w:fldChar w:fldCharType="separate"/>
        </w:r>
        <w:r w:rsidR="007E1905">
          <w:rPr>
            <w:noProof/>
            <w:webHidden/>
          </w:rPr>
          <w:t>34</w:t>
        </w:r>
        <w:r w:rsidR="007E1905">
          <w:rPr>
            <w:noProof/>
            <w:webHidden/>
          </w:rPr>
          <w:fldChar w:fldCharType="end"/>
        </w:r>
      </w:hyperlink>
    </w:p>
    <w:p w14:paraId="167E7E8A" w14:textId="5892A5E8" w:rsidR="007E1905" w:rsidRDefault="00000000">
      <w:pPr>
        <w:pStyle w:val="TableofFigures"/>
        <w:tabs>
          <w:tab w:val="right" w:leader="dot" w:pos="10456"/>
        </w:tabs>
        <w:rPr>
          <w:rFonts w:eastAsiaTheme="minorEastAsia"/>
          <w:noProof/>
          <w:sz w:val="24"/>
          <w:szCs w:val="24"/>
          <w:lang w:eastAsia="en-GB"/>
        </w:rPr>
      </w:pPr>
      <w:hyperlink w:anchor="_Toc169536651" w:history="1">
        <w:r w:rsidR="007E1905" w:rsidRPr="00E50551">
          <w:rPr>
            <w:rStyle w:val="Hyperlink"/>
            <w:noProof/>
          </w:rPr>
          <w:t>Figure 30 - Unit Test on the Offers class</w:t>
        </w:r>
        <w:r w:rsidR="007E1905">
          <w:rPr>
            <w:noProof/>
            <w:webHidden/>
          </w:rPr>
          <w:tab/>
        </w:r>
        <w:r w:rsidR="007E1905">
          <w:rPr>
            <w:noProof/>
            <w:webHidden/>
          </w:rPr>
          <w:fldChar w:fldCharType="begin"/>
        </w:r>
        <w:r w:rsidR="007E1905">
          <w:rPr>
            <w:noProof/>
            <w:webHidden/>
          </w:rPr>
          <w:instrText xml:space="preserve"> PAGEREF _Toc169536651 \h </w:instrText>
        </w:r>
        <w:r w:rsidR="007E1905">
          <w:rPr>
            <w:noProof/>
            <w:webHidden/>
          </w:rPr>
        </w:r>
        <w:r w:rsidR="007E1905">
          <w:rPr>
            <w:noProof/>
            <w:webHidden/>
          </w:rPr>
          <w:fldChar w:fldCharType="separate"/>
        </w:r>
        <w:r w:rsidR="007E1905">
          <w:rPr>
            <w:noProof/>
            <w:webHidden/>
          </w:rPr>
          <w:t>36</w:t>
        </w:r>
        <w:r w:rsidR="007E1905">
          <w:rPr>
            <w:noProof/>
            <w:webHidden/>
          </w:rPr>
          <w:fldChar w:fldCharType="end"/>
        </w:r>
      </w:hyperlink>
    </w:p>
    <w:p w14:paraId="0DC92B82" w14:textId="43F2D29E" w:rsidR="007E1905" w:rsidRDefault="00000000">
      <w:pPr>
        <w:pStyle w:val="TableofFigures"/>
        <w:tabs>
          <w:tab w:val="right" w:leader="dot" w:pos="10456"/>
        </w:tabs>
        <w:rPr>
          <w:rFonts w:eastAsiaTheme="minorEastAsia"/>
          <w:noProof/>
          <w:sz w:val="24"/>
          <w:szCs w:val="24"/>
          <w:lang w:eastAsia="en-GB"/>
        </w:rPr>
      </w:pPr>
      <w:hyperlink w:anchor="_Toc169536652" w:history="1">
        <w:r w:rsidR="007E1905" w:rsidRPr="00E50551">
          <w:rPr>
            <w:rStyle w:val="Hyperlink"/>
            <w:noProof/>
          </w:rPr>
          <w:t>Figure 31- Unit Test results showing Illegal Arguement Exceptions</w:t>
        </w:r>
        <w:r w:rsidR="007E1905">
          <w:rPr>
            <w:noProof/>
            <w:webHidden/>
          </w:rPr>
          <w:tab/>
        </w:r>
        <w:r w:rsidR="007E1905">
          <w:rPr>
            <w:noProof/>
            <w:webHidden/>
          </w:rPr>
          <w:fldChar w:fldCharType="begin"/>
        </w:r>
        <w:r w:rsidR="007E1905">
          <w:rPr>
            <w:noProof/>
            <w:webHidden/>
          </w:rPr>
          <w:instrText xml:space="preserve"> PAGEREF _Toc169536652 \h </w:instrText>
        </w:r>
        <w:r w:rsidR="007E1905">
          <w:rPr>
            <w:noProof/>
            <w:webHidden/>
          </w:rPr>
        </w:r>
        <w:r w:rsidR="007E1905">
          <w:rPr>
            <w:noProof/>
            <w:webHidden/>
          </w:rPr>
          <w:fldChar w:fldCharType="separate"/>
        </w:r>
        <w:r w:rsidR="007E1905">
          <w:rPr>
            <w:noProof/>
            <w:webHidden/>
          </w:rPr>
          <w:t>36</w:t>
        </w:r>
        <w:r w:rsidR="007E1905">
          <w:rPr>
            <w:noProof/>
            <w:webHidden/>
          </w:rPr>
          <w:fldChar w:fldCharType="end"/>
        </w:r>
      </w:hyperlink>
    </w:p>
    <w:p w14:paraId="7996D69E" w14:textId="0F934E76" w:rsidR="007E1905" w:rsidRDefault="00000000">
      <w:pPr>
        <w:pStyle w:val="TableofFigures"/>
        <w:tabs>
          <w:tab w:val="right" w:leader="dot" w:pos="10456"/>
        </w:tabs>
        <w:rPr>
          <w:rFonts w:eastAsiaTheme="minorEastAsia"/>
          <w:noProof/>
          <w:sz w:val="24"/>
          <w:szCs w:val="24"/>
          <w:lang w:eastAsia="en-GB"/>
        </w:rPr>
      </w:pPr>
      <w:hyperlink w:anchor="_Toc169536653" w:history="1">
        <w:r w:rsidR="007E1905" w:rsidRPr="00E50551">
          <w:rPr>
            <w:rStyle w:val="Hyperlink"/>
            <w:noProof/>
          </w:rPr>
          <w:t>Figure 32 - Java Switch case missing Break statements</w:t>
        </w:r>
        <w:r w:rsidR="007E1905">
          <w:rPr>
            <w:noProof/>
            <w:webHidden/>
          </w:rPr>
          <w:tab/>
        </w:r>
        <w:r w:rsidR="007E1905">
          <w:rPr>
            <w:noProof/>
            <w:webHidden/>
          </w:rPr>
          <w:fldChar w:fldCharType="begin"/>
        </w:r>
        <w:r w:rsidR="007E1905">
          <w:rPr>
            <w:noProof/>
            <w:webHidden/>
          </w:rPr>
          <w:instrText xml:space="preserve"> PAGEREF _Toc169536653 \h </w:instrText>
        </w:r>
        <w:r w:rsidR="007E1905">
          <w:rPr>
            <w:noProof/>
            <w:webHidden/>
          </w:rPr>
        </w:r>
        <w:r w:rsidR="007E1905">
          <w:rPr>
            <w:noProof/>
            <w:webHidden/>
          </w:rPr>
          <w:fldChar w:fldCharType="separate"/>
        </w:r>
        <w:r w:rsidR="007E1905">
          <w:rPr>
            <w:noProof/>
            <w:webHidden/>
          </w:rPr>
          <w:t>37</w:t>
        </w:r>
        <w:r w:rsidR="007E1905">
          <w:rPr>
            <w:noProof/>
            <w:webHidden/>
          </w:rPr>
          <w:fldChar w:fldCharType="end"/>
        </w:r>
      </w:hyperlink>
    </w:p>
    <w:p w14:paraId="2AB454AD" w14:textId="3FA6535E" w:rsidR="007E1905" w:rsidRDefault="00000000">
      <w:pPr>
        <w:pStyle w:val="TableofFigures"/>
        <w:tabs>
          <w:tab w:val="right" w:leader="dot" w:pos="10456"/>
        </w:tabs>
        <w:rPr>
          <w:rFonts w:eastAsiaTheme="minorEastAsia"/>
          <w:noProof/>
          <w:sz w:val="24"/>
          <w:szCs w:val="24"/>
          <w:lang w:eastAsia="en-GB"/>
        </w:rPr>
      </w:pPr>
      <w:hyperlink w:anchor="_Toc169536654" w:history="1">
        <w:r w:rsidR="007E1905" w:rsidRPr="00E50551">
          <w:rPr>
            <w:rStyle w:val="Hyperlink"/>
            <w:noProof/>
          </w:rPr>
          <w:t>Figure 33- Correcting the Switch Case, allowing the tests to pass</w:t>
        </w:r>
        <w:r w:rsidR="007E1905">
          <w:rPr>
            <w:noProof/>
            <w:webHidden/>
          </w:rPr>
          <w:tab/>
        </w:r>
        <w:r w:rsidR="007E1905">
          <w:rPr>
            <w:noProof/>
            <w:webHidden/>
          </w:rPr>
          <w:fldChar w:fldCharType="begin"/>
        </w:r>
        <w:r w:rsidR="007E1905">
          <w:rPr>
            <w:noProof/>
            <w:webHidden/>
          </w:rPr>
          <w:instrText xml:space="preserve"> PAGEREF _Toc169536654 \h </w:instrText>
        </w:r>
        <w:r w:rsidR="007E1905">
          <w:rPr>
            <w:noProof/>
            <w:webHidden/>
          </w:rPr>
        </w:r>
        <w:r w:rsidR="007E1905">
          <w:rPr>
            <w:noProof/>
            <w:webHidden/>
          </w:rPr>
          <w:fldChar w:fldCharType="separate"/>
        </w:r>
        <w:r w:rsidR="007E1905">
          <w:rPr>
            <w:noProof/>
            <w:webHidden/>
          </w:rPr>
          <w:t>37</w:t>
        </w:r>
        <w:r w:rsidR="007E1905">
          <w:rPr>
            <w:noProof/>
            <w:webHidden/>
          </w:rPr>
          <w:fldChar w:fldCharType="end"/>
        </w:r>
      </w:hyperlink>
    </w:p>
    <w:p w14:paraId="63212C44" w14:textId="55290C6C" w:rsidR="007E1905" w:rsidRDefault="00000000">
      <w:pPr>
        <w:pStyle w:val="TableofFigures"/>
        <w:tabs>
          <w:tab w:val="right" w:leader="dot" w:pos="10456"/>
        </w:tabs>
        <w:rPr>
          <w:rFonts w:eastAsiaTheme="minorEastAsia"/>
          <w:noProof/>
          <w:sz w:val="24"/>
          <w:szCs w:val="24"/>
          <w:lang w:eastAsia="en-GB"/>
        </w:rPr>
      </w:pPr>
      <w:hyperlink w:anchor="_Toc169536655" w:history="1">
        <w:r w:rsidR="007E1905" w:rsidRPr="00E50551">
          <w:rPr>
            <w:rStyle w:val="Hyperlink"/>
            <w:noProof/>
          </w:rPr>
          <w:t>Figure 34 - Meeting Minutes for presentation on final version with employer</w:t>
        </w:r>
        <w:r w:rsidR="007E1905">
          <w:rPr>
            <w:noProof/>
            <w:webHidden/>
          </w:rPr>
          <w:tab/>
        </w:r>
        <w:r w:rsidR="007E1905">
          <w:rPr>
            <w:noProof/>
            <w:webHidden/>
          </w:rPr>
          <w:fldChar w:fldCharType="begin"/>
        </w:r>
        <w:r w:rsidR="007E1905">
          <w:rPr>
            <w:noProof/>
            <w:webHidden/>
          </w:rPr>
          <w:instrText xml:space="preserve"> PAGEREF _Toc169536655 \h </w:instrText>
        </w:r>
        <w:r w:rsidR="007E1905">
          <w:rPr>
            <w:noProof/>
            <w:webHidden/>
          </w:rPr>
        </w:r>
        <w:r w:rsidR="007E1905">
          <w:rPr>
            <w:noProof/>
            <w:webHidden/>
          </w:rPr>
          <w:fldChar w:fldCharType="separate"/>
        </w:r>
        <w:r w:rsidR="007E1905">
          <w:rPr>
            <w:noProof/>
            <w:webHidden/>
          </w:rPr>
          <w:t>38</w:t>
        </w:r>
        <w:r w:rsidR="007E1905">
          <w:rPr>
            <w:noProof/>
            <w:webHidden/>
          </w:rPr>
          <w:fldChar w:fldCharType="end"/>
        </w:r>
      </w:hyperlink>
    </w:p>
    <w:p w14:paraId="3EF3BD5F" w14:textId="77777777"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746AA1A3" w14:textId="27B4C44C" w:rsidR="000072B5" w:rsidRDefault="007C4D41" w:rsidP="003F3445">
      <w:pPr>
        <w:pStyle w:val="Heading1"/>
        <w:jc w:val="both"/>
        <w:rPr>
          <w:ins w:id="2" w:author="Benjamin Roberts" w:date="2024-06-10T21:58:00Z"/>
          <w:rFonts w:asciiTheme="minorHAnsi" w:hAnsiTheme="minorHAnsi" w:cstheme="minorHAnsi"/>
        </w:rPr>
      </w:pPr>
      <w:bookmarkStart w:id="3" w:name="_Toc169536657"/>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3"/>
    </w:p>
    <w:p w14:paraId="606DCB3C" w14:textId="3DDFB8C6" w:rsidR="00DF7BE9" w:rsidRDefault="00DF7BE9" w:rsidP="00DF7BE9">
      <w:pPr>
        <w:jc w:val="both"/>
        <w:rPr>
          <w:ins w:id="4" w:author="Benjamin Roberts" w:date="2024-06-10T21:58:00Z"/>
          <w:rFonts w:cstheme="minorHAnsi"/>
        </w:rPr>
      </w:pPr>
      <w:ins w:id="5" w:author="Benjamin Roberts" w:date="2024-06-10T21:58:00Z">
        <w:r w:rsidRPr="002B7EBF">
          <w:rPr>
            <w:rFonts w:cstheme="minorHAnsi"/>
          </w:rPr>
          <w:t>The team I work in is primarily responsible for developing and maintaining a Credit Decisioning software platform. The software</w:t>
        </w:r>
      </w:ins>
      <w:ins w:id="6" w:author="Benjamin Roberts" w:date="2024-06-10T22:03:00Z">
        <w:r w:rsidR="009716BE">
          <w:rPr>
            <w:rFonts w:cstheme="minorHAnsi"/>
          </w:rPr>
          <w:t xml:space="preserve"> we use to do this</w:t>
        </w:r>
      </w:ins>
      <w:ins w:id="7" w:author="Benjamin Roberts" w:date="2024-06-10T21:58:00Z">
        <w:r w:rsidRPr="002B7EBF">
          <w:rPr>
            <w:rFonts w:cstheme="minorHAnsi"/>
          </w:rPr>
          <w:t xml:space="preserve"> is provided by a 3</w:t>
        </w:r>
        <w:r w:rsidRPr="002B7EBF">
          <w:rPr>
            <w:rFonts w:cstheme="minorHAnsi"/>
            <w:vertAlign w:val="superscript"/>
          </w:rPr>
          <w:t>rd</w:t>
        </w:r>
        <w:r w:rsidRPr="002B7EBF">
          <w:rPr>
            <w:rFonts w:cstheme="minorHAnsi"/>
          </w:rPr>
          <w:t xml:space="preserve"> party and provides a low-code graphic user interface</w:t>
        </w:r>
      </w:ins>
      <w:ins w:id="8" w:author="Benjamin Roberts" w:date="2024-06-10T21:59:00Z">
        <w:r>
          <w:rPr>
            <w:rFonts w:cstheme="minorHAnsi"/>
          </w:rPr>
          <w:t xml:space="preserve"> (GUI)</w:t>
        </w:r>
      </w:ins>
      <w:ins w:id="9" w:author="Benjamin Roberts" w:date="2024-06-10T21:58:00Z">
        <w:r w:rsidRPr="002B7EBF">
          <w:rPr>
            <w:rFonts w:cstheme="minorHAnsi"/>
          </w:rPr>
          <w:t xml:space="preserve"> for developing business logic into a callable Web service</w:t>
        </w:r>
      </w:ins>
      <w:ins w:id="10" w:author="Benjamin Roberts" w:date="2024-06-10T22:03:00Z">
        <w:r w:rsidR="009716BE">
          <w:rPr>
            <w:rFonts w:cstheme="minorHAnsi"/>
          </w:rPr>
          <w:t>,</w:t>
        </w:r>
      </w:ins>
      <w:ins w:id="11" w:author="Benjamin Roberts" w:date="2024-06-10T21:58:00Z">
        <w:r w:rsidRPr="002B7EBF">
          <w:rPr>
            <w:rFonts w:cstheme="minorHAnsi"/>
          </w:rPr>
          <w:t xml:space="preserve"> without the need for specialised IT support.</w:t>
        </w:r>
      </w:ins>
      <w:ins w:id="12" w:author="Benjamin Roberts" w:date="2024-06-10T22:03:00Z">
        <w:r w:rsidR="009716BE">
          <w:rPr>
            <w:rFonts w:cstheme="minorHAnsi"/>
          </w:rPr>
          <w:t xml:space="preserve"> Currently I work as one of the Lead Analysts </w:t>
        </w:r>
      </w:ins>
      <w:ins w:id="13" w:author="Benjamin Roberts" w:date="2024-06-10T22:04:00Z">
        <w:r w:rsidR="009716BE">
          <w:rPr>
            <w:rFonts w:cstheme="minorHAnsi"/>
          </w:rPr>
          <w:t>for this, effectively a Technical Lead for mentoring junior members of the team in building business logi</w:t>
        </w:r>
      </w:ins>
      <w:ins w:id="14" w:author="Benjamin Roberts" w:date="2024-06-10T22:05:00Z">
        <w:r w:rsidR="009716BE">
          <w:rPr>
            <w:rFonts w:cstheme="minorHAnsi"/>
          </w:rPr>
          <w:t xml:space="preserve">c and developing more complex functionality to </w:t>
        </w:r>
      </w:ins>
      <w:ins w:id="15" w:author="Benjamin Roberts" w:date="2024-06-10T22:06:00Z">
        <w:r w:rsidR="009716BE">
          <w:rPr>
            <w:rFonts w:cstheme="minorHAnsi"/>
          </w:rPr>
          <w:t>orchestrate</w:t>
        </w:r>
      </w:ins>
      <w:ins w:id="16" w:author="Benjamin Roberts" w:date="2024-06-10T22:05:00Z">
        <w:r w:rsidR="009716BE">
          <w:rPr>
            <w:rFonts w:cstheme="minorHAnsi"/>
          </w:rPr>
          <w:t xml:space="preserve"> executing business logic e.g. </w:t>
        </w:r>
      </w:ins>
      <w:ins w:id="17" w:author="Benjamin Roberts" w:date="2024-06-10T22:06:00Z">
        <w:r w:rsidR="009716BE">
          <w:rPr>
            <w:rFonts w:cstheme="minorHAnsi"/>
          </w:rPr>
          <w:t xml:space="preserve">modular designs, </w:t>
        </w:r>
      </w:ins>
      <w:ins w:id="18" w:author="Benjamin Roberts" w:date="2024-06-10T22:05:00Z">
        <w:r w:rsidR="009716BE">
          <w:rPr>
            <w:rFonts w:cstheme="minorHAnsi"/>
          </w:rPr>
          <w:t>integrating database connections</w:t>
        </w:r>
      </w:ins>
      <w:ins w:id="19" w:author="Benjamin Roberts" w:date="2024-06-10T22:06:00Z">
        <w:r w:rsidR="009716BE">
          <w:rPr>
            <w:rFonts w:cstheme="minorHAnsi"/>
          </w:rPr>
          <w:t xml:space="preserve"> &amp; </w:t>
        </w:r>
      </w:ins>
      <w:ins w:id="20" w:author="Benjamin Roberts" w:date="2024-06-10T22:05:00Z">
        <w:r w:rsidR="009716BE">
          <w:rPr>
            <w:rFonts w:cstheme="minorHAnsi"/>
          </w:rPr>
          <w:t>integrating external data</w:t>
        </w:r>
      </w:ins>
      <w:ins w:id="21" w:author="Benjamin Roberts" w:date="2024-06-10T22:06:00Z">
        <w:r w:rsidR="009716BE">
          <w:rPr>
            <w:rFonts w:cstheme="minorHAnsi"/>
          </w:rPr>
          <w:t xml:space="preserve"> sources via HTTP</w:t>
        </w:r>
      </w:ins>
      <w:ins w:id="22" w:author="Benjamin Roberts" w:date="2024-06-10T22:07:00Z">
        <w:r w:rsidR="009716BE">
          <w:rPr>
            <w:rFonts w:cstheme="minorHAnsi"/>
          </w:rPr>
          <w:t>.</w:t>
        </w:r>
      </w:ins>
    </w:p>
    <w:p w14:paraId="1737DCB3" w14:textId="67A4AE7D" w:rsidR="009716BE" w:rsidRDefault="00DF7BE9" w:rsidP="00DF7BE9">
      <w:pPr>
        <w:jc w:val="both"/>
        <w:rPr>
          <w:ins w:id="23" w:author="Benjamin Roberts" w:date="2024-06-10T22:09:00Z"/>
          <w:rFonts w:cstheme="minorHAnsi"/>
        </w:rPr>
      </w:pPr>
      <w:ins w:id="24" w:author="Benjamin Roberts" w:date="2024-06-10T21:58:00Z">
        <w:r>
          <w:rPr>
            <w:rFonts w:cstheme="minorHAnsi"/>
          </w:rPr>
          <w:t xml:space="preserve">This </w:t>
        </w:r>
      </w:ins>
      <w:ins w:id="25" w:author="Benjamin Roberts" w:date="2024-06-10T21:59:00Z">
        <w:r>
          <w:rPr>
            <w:rFonts w:cstheme="minorHAnsi"/>
          </w:rPr>
          <w:t>software</w:t>
        </w:r>
      </w:ins>
      <w:ins w:id="26" w:author="Benjamin Roberts" w:date="2024-06-10T21:58:00Z">
        <w:r>
          <w:rPr>
            <w:rFonts w:cstheme="minorHAnsi"/>
          </w:rPr>
          <w:t xml:space="preserve"> is built within </w:t>
        </w:r>
      </w:ins>
      <w:ins w:id="27" w:author="Benjamin Roberts" w:date="2024-06-10T21:59:00Z">
        <w:r>
          <w:rPr>
            <w:rFonts w:cstheme="minorHAnsi"/>
          </w:rPr>
          <w:t xml:space="preserve">the Java language, with the GUI interface acting as a layer of separation to allow business users to develop without </w:t>
        </w:r>
      </w:ins>
      <w:ins w:id="28" w:author="Benjamin Roberts" w:date="2024-06-10T22:00:00Z">
        <w:r>
          <w:rPr>
            <w:rFonts w:cstheme="minorHAnsi"/>
          </w:rPr>
          <w:t xml:space="preserve">needing to have experience in the Java language. </w:t>
        </w:r>
      </w:ins>
      <w:ins w:id="29" w:author="Benjamin Roberts" w:date="2024-06-10T21:59:00Z">
        <w:r>
          <w:rPr>
            <w:rFonts w:cstheme="minorHAnsi"/>
          </w:rPr>
          <w:t xml:space="preserve"> </w:t>
        </w:r>
      </w:ins>
      <w:ins w:id="30" w:author="Benjamin Roberts" w:date="2024-06-10T22:07:00Z">
        <w:r w:rsidR="009716BE">
          <w:rPr>
            <w:rFonts w:cstheme="minorHAnsi"/>
          </w:rPr>
          <w:t>Personally however</w:t>
        </w:r>
      </w:ins>
      <w:ins w:id="31" w:author="Benjamin Roberts" w:date="2024-06-10T22:11:00Z">
        <w:r w:rsidR="009716BE">
          <w:rPr>
            <w:rFonts w:cstheme="minorHAnsi"/>
          </w:rPr>
          <w:t>,</w:t>
        </w:r>
      </w:ins>
      <w:ins w:id="32" w:author="Benjamin Roberts" w:date="2024-06-10T22:07:00Z">
        <w:r w:rsidR="009716BE">
          <w:rPr>
            <w:rFonts w:cstheme="minorHAnsi"/>
          </w:rPr>
          <w:t xml:space="preserve"> I wish to have a greater understanding of Java, due to a desire to have more experience in object-oriented programming and to bett</w:t>
        </w:r>
      </w:ins>
      <w:ins w:id="33" w:author="Benjamin Roberts" w:date="2024-06-10T22:08:00Z">
        <w:r w:rsidR="009716BE">
          <w:rPr>
            <w:rFonts w:cstheme="minorHAnsi"/>
          </w:rPr>
          <w:t xml:space="preserve">er understand how a Java program and various </w:t>
        </w:r>
      </w:ins>
      <w:ins w:id="34" w:author="Benjamin Roberts" w:date="2024-06-10T22:09:00Z">
        <w:r w:rsidR="009716BE">
          <w:rPr>
            <w:rFonts w:cstheme="minorHAnsi"/>
          </w:rPr>
          <w:t>libraries</w:t>
        </w:r>
      </w:ins>
      <w:ins w:id="35" w:author="Benjamin Roberts" w:date="2024-06-10T22:08:00Z">
        <w:r w:rsidR="009716BE">
          <w:rPr>
            <w:rFonts w:cstheme="minorHAnsi"/>
          </w:rPr>
          <w:t xml:space="preserve"> scale to a full application.</w:t>
        </w:r>
      </w:ins>
    </w:p>
    <w:p w14:paraId="0D06D18E" w14:textId="523B1FDA" w:rsidR="009716BE" w:rsidRPr="00DF7BE9" w:rsidRDefault="009716BE">
      <w:pPr>
        <w:jc w:val="both"/>
        <w:rPr>
          <w:rFonts w:cstheme="minorHAnsi"/>
        </w:rPr>
        <w:pPrChange w:id="36" w:author="Benjamin Roberts" w:date="2024-06-10T21:58:00Z">
          <w:pPr>
            <w:pStyle w:val="Heading1"/>
            <w:jc w:val="both"/>
          </w:pPr>
        </w:pPrChange>
      </w:pPr>
      <w:ins w:id="37" w:author="Benjamin Roberts" w:date="2024-06-10T22:10:00Z">
        <w:r>
          <w:rPr>
            <w:rFonts w:cstheme="minorHAnsi"/>
          </w:rPr>
          <w:t xml:space="preserve">With the support of my employer (after a 1-to-1 meeting), I decided to </w:t>
        </w:r>
        <w:proofErr w:type="gramStart"/>
        <w:r>
          <w:rPr>
            <w:rFonts w:cstheme="minorHAnsi"/>
          </w:rPr>
          <w:t>make an attempt</w:t>
        </w:r>
        <w:proofErr w:type="gramEnd"/>
        <w:r>
          <w:rPr>
            <w:rFonts w:cstheme="minorHAnsi"/>
          </w:rPr>
          <w:t xml:space="preserve"> to </w:t>
        </w:r>
      </w:ins>
      <w:ins w:id="38" w:author="Benjamin Roberts" w:date="2024-06-10T22:11:00Z">
        <w:r>
          <w:rPr>
            <w:rFonts w:cstheme="minorHAnsi"/>
          </w:rPr>
          <w:t>build a similar decisioning application within Java directly</w:t>
        </w:r>
      </w:ins>
      <w:ins w:id="39" w:author="Benjamin Roberts" w:date="2024-06-10T22:12:00Z">
        <w:r>
          <w:rPr>
            <w:rFonts w:cstheme="minorHAnsi"/>
          </w:rPr>
          <w:t>. Goals and acceptance criteria have been defined below:</w:t>
        </w:r>
      </w:ins>
    </w:p>
    <w:p w14:paraId="370B6245" w14:textId="685B526A" w:rsidR="00F93011" w:rsidRPr="002B7EBF" w:rsidRDefault="00FD5992" w:rsidP="003F3445">
      <w:pPr>
        <w:pStyle w:val="Heading2"/>
        <w:jc w:val="both"/>
        <w:rPr>
          <w:rFonts w:asciiTheme="minorHAnsi" w:hAnsiTheme="minorHAnsi" w:cstheme="minorHAnsi"/>
        </w:rPr>
      </w:pPr>
      <w:bookmarkStart w:id="40" w:name="_Toc169536658"/>
      <w:r w:rsidRPr="002B7EBF">
        <w:rPr>
          <w:rFonts w:asciiTheme="minorHAnsi" w:hAnsiTheme="minorHAnsi" w:cstheme="minorHAnsi"/>
        </w:rPr>
        <w:t xml:space="preserve">Project </w:t>
      </w:r>
      <w:r w:rsidR="000072B5" w:rsidRPr="002B7EBF">
        <w:rPr>
          <w:rFonts w:asciiTheme="minorHAnsi" w:hAnsiTheme="minorHAnsi" w:cstheme="minorHAnsi"/>
        </w:rPr>
        <w:t>Description</w:t>
      </w:r>
      <w:bookmarkEnd w:id="40"/>
    </w:p>
    <w:p w14:paraId="2DB928A4" w14:textId="597A8ED0" w:rsidR="00751D63" w:rsidRPr="002B7EBF" w:rsidRDefault="00751D63" w:rsidP="003F3445">
      <w:pPr>
        <w:jc w:val="both"/>
        <w:rPr>
          <w:rFonts w:cstheme="minorHAnsi"/>
        </w:rPr>
      </w:pPr>
      <w:r w:rsidRPr="002B7EBF">
        <w:rPr>
          <w:rFonts w:cstheme="minorHAnsi"/>
        </w:rPr>
        <w:t>Create a Java program that implements Credit Decisioning logic at an introductory level. This must include:</w:t>
      </w:r>
    </w:p>
    <w:p w14:paraId="30076891" w14:textId="2C141A9F" w:rsidR="00751D63" w:rsidRPr="002B7EBF" w:rsidRDefault="00751D63" w:rsidP="003F3445">
      <w:pPr>
        <w:pStyle w:val="ListParagraph"/>
        <w:numPr>
          <w:ilvl w:val="0"/>
          <w:numId w:val="5"/>
        </w:numPr>
        <w:jc w:val="both"/>
        <w:rPr>
          <w:rFonts w:cstheme="minorHAnsi"/>
        </w:rPr>
      </w:pPr>
      <w:r w:rsidRPr="002B7EBF">
        <w:rPr>
          <w:rFonts w:cstheme="minorHAnsi"/>
        </w:rPr>
        <w:t xml:space="preserve">Some ability to capture relevant applicant information required to make a credit decision and enter this information into the </w:t>
      </w:r>
      <w:r w:rsidR="008150EB" w:rsidRPr="002B7EBF">
        <w:rPr>
          <w:rFonts w:cstheme="minorHAnsi"/>
        </w:rPr>
        <w:t>program.</w:t>
      </w:r>
    </w:p>
    <w:p w14:paraId="0E224C18" w14:textId="537CD8CA" w:rsidR="00751D63" w:rsidRPr="002B7EBF" w:rsidRDefault="00C42B15" w:rsidP="003F3445">
      <w:pPr>
        <w:pStyle w:val="ListParagraph"/>
        <w:numPr>
          <w:ilvl w:val="0"/>
          <w:numId w:val="5"/>
        </w:numPr>
        <w:jc w:val="both"/>
        <w:rPr>
          <w:rFonts w:cstheme="minorHAnsi"/>
        </w:rPr>
      </w:pPr>
      <w:r w:rsidRPr="002B7EBF">
        <w:rPr>
          <w:rFonts w:cstheme="minorHAnsi"/>
        </w:rPr>
        <w:t xml:space="preserve">Execute </w:t>
      </w:r>
      <w:r w:rsidR="00293C7B" w:rsidRPr="002B7EBF">
        <w:rPr>
          <w:rFonts w:cstheme="minorHAnsi"/>
        </w:rPr>
        <w:t>c</w:t>
      </w:r>
      <w:r w:rsidRPr="002B7EBF">
        <w:rPr>
          <w:rFonts w:cstheme="minorHAnsi"/>
        </w:rPr>
        <w:t xml:space="preserve">redit </w:t>
      </w:r>
      <w:r w:rsidR="00293C7B" w:rsidRPr="002B7EBF">
        <w:rPr>
          <w:rFonts w:cstheme="minorHAnsi"/>
        </w:rPr>
        <w:t>d</w:t>
      </w:r>
      <w:r w:rsidRPr="002B7EBF">
        <w:rPr>
          <w:rFonts w:cstheme="minorHAnsi"/>
        </w:rPr>
        <w:t xml:space="preserve">ecisioning </w:t>
      </w:r>
      <w:r w:rsidR="00293C7B" w:rsidRPr="002B7EBF">
        <w:rPr>
          <w:rFonts w:cstheme="minorHAnsi"/>
        </w:rPr>
        <w:t>p</w:t>
      </w:r>
      <w:r w:rsidRPr="002B7EBF">
        <w:rPr>
          <w:rFonts w:cstheme="minorHAnsi"/>
        </w:rPr>
        <w:t xml:space="preserve">olicy </w:t>
      </w:r>
      <w:r w:rsidR="00293C7B" w:rsidRPr="002B7EBF">
        <w:rPr>
          <w:rFonts w:cstheme="minorHAnsi"/>
        </w:rPr>
        <w:t>r</w:t>
      </w:r>
      <w:r w:rsidRPr="002B7EBF">
        <w:rPr>
          <w:rFonts w:cstheme="minorHAnsi"/>
        </w:rPr>
        <w:t xml:space="preserve">ules that conditionally reject an application if set criteria is </w:t>
      </w:r>
      <w:r w:rsidR="008150EB" w:rsidRPr="002B7EBF">
        <w:rPr>
          <w:rFonts w:cstheme="minorHAnsi"/>
        </w:rPr>
        <w:t>met.</w:t>
      </w:r>
    </w:p>
    <w:p w14:paraId="3A5C35A7" w14:textId="08D0EDD0" w:rsidR="00C42B15" w:rsidRPr="002B7EBF" w:rsidRDefault="00C42B15" w:rsidP="003F3445">
      <w:pPr>
        <w:pStyle w:val="ListParagraph"/>
        <w:numPr>
          <w:ilvl w:val="0"/>
          <w:numId w:val="5"/>
        </w:numPr>
        <w:jc w:val="both"/>
        <w:rPr>
          <w:rFonts w:cstheme="minorHAnsi"/>
        </w:rPr>
      </w:pPr>
      <w:r w:rsidRPr="002B7EBF">
        <w:rPr>
          <w:rFonts w:cstheme="minorHAnsi"/>
        </w:rPr>
        <w:t xml:space="preserve">Connect to an external database to retrieve more data to use for </w:t>
      </w:r>
      <w:r w:rsidR="008150EB" w:rsidRPr="002B7EBF">
        <w:rPr>
          <w:rFonts w:cstheme="minorHAnsi"/>
        </w:rPr>
        <w:t>decisioning.</w:t>
      </w:r>
      <w:r w:rsidRPr="002B7EBF">
        <w:rPr>
          <w:rFonts w:cstheme="minorHAnsi"/>
        </w:rPr>
        <w:t xml:space="preserve"> </w:t>
      </w:r>
    </w:p>
    <w:p w14:paraId="35CAA42B" w14:textId="4588778A" w:rsidR="00223A7D" w:rsidRPr="002B7EBF" w:rsidRDefault="00223A7D" w:rsidP="003F3445">
      <w:pPr>
        <w:pStyle w:val="ListParagraph"/>
        <w:numPr>
          <w:ilvl w:val="0"/>
          <w:numId w:val="5"/>
        </w:numPr>
        <w:jc w:val="both"/>
        <w:rPr>
          <w:rFonts w:cstheme="minorHAnsi"/>
        </w:rPr>
      </w:pPr>
      <w:r w:rsidRPr="002B7EBF">
        <w:rPr>
          <w:rFonts w:cstheme="minorHAnsi"/>
        </w:rPr>
        <w:t>Use additional data gathered from this database to execute Scorecards in a champion/challenger approach (requiring at least 2 scorecards to be created)</w:t>
      </w:r>
    </w:p>
    <w:p w14:paraId="11C977DD" w14:textId="06D36A7B" w:rsidR="00223A7D" w:rsidRPr="002B7EBF" w:rsidRDefault="00223A7D" w:rsidP="003F3445">
      <w:pPr>
        <w:pStyle w:val="ListParagraph"/>
        <w:numPr>
          <w:ilvl w:val="0"/>
          <w:numId w:val="5"/>
        </w:numPr>
        <w:jc w:val="both"/>
        <w:rPr>
          <w:rFonts w:cstheme="minorHAnsi"/>
        </w:rPr>
      </w:pPr>
      <w:r w:rsidRPr="002B7EBF">
        <w:rPr>
          <w:rFonts w:cstheme="minorHAnsi"/>
        </w:rPr>
        <w:t xml:space="preserve">Return a final decision and an offer to the user depending on the decisioning </w:t>
      </w:r>
      <w:r w:rsidR="008150EB" w:rsidRPr="002B7EBF">
        <w:rPr>
          <w:rFonts w:cstheme="minorHAnsi"/>
        </w:rPr>
        <w:t>logic.</w:t>
      </w:r>
    </w:p>
    <w:p w14:paraId="27F246B1" w14:textId="1BE72C97" w:rsidR="00223A7D" w:rsidRPr="002B7EBF" w:rsidRDefault="00293C7B" w:rsidP="003F3445">
      <w:pPr>
        <w:pStyle w:val="ListParagraph"/>
        <w:numPr>
          <w:ilvl w:val="0"/>
          <w:numId w:val="5"/>
        </w:numPr>
        <w:jc w:val="both"/>
        <w:rPr>
          <w:rFonts w:cstheme="minorHAnsi"/>
        </w:rPr>
      </w:pPr>
      <w:r w:rsidRPr="002B7EBF">
        <w:rPr>
          <w:rFonts w:cstheme="minorHAnsi"/>
        </w:rPr>
        <w:t>A record of the program run is then saved into an external database (for monitoring and further credit decisioning use)</w:t>
      </w:r>
    </w:p>
    <w:p w14:paraId="092F9B1D" w14:textId="14CD0FBF" w:rsidR="00504821" w:rsidRPr="002B7EBF" w:rsidDel="00DF7BE9" w:rsidRDefault="00504821" w:rsidP="003F3445">
      <w:pPr>
        <w:pStyle w:val="Heading2"/>
        <w:jc w:val="both"/>
        <w:rPr>
          <w:del w:id="41" w:author="Benjamin Roberts" w:date="2024-06-10T21:58:00Z"/>
          <w:rFonts w:asciiTheme="minorHAnsi" w:hAnsiTheme="minorHAnsi" w:cstheme="minorHAnsi"/>
        </w:rPr>
      </w:pPr>
      <w:del w:id="42" w:author="Benjamin Roberts" w:date="2024-06-10T21:58:00Z">
        <w:r w:rsidRPr="002B7EBF" w:rsidDel="00DF7BE9">
          <w:rPr>
            <w:rFonts w:asciiTheme="minorHAnsi" w:hAnsiTheme="minorHAnsi" w:cstheme="minorHAnsi"/>
          </w:rPr>
          <w:delText>How this was decided</w:delText>
        </w:r>
      </w:del>
    </w:p>
    <w:p w14:paraId="3B142835" w14:textId="0602933C" w:rsidR="00504821" w:rsidRPr="002B7EBF" w:rsidDel="00DF7BE9" w:rsidRDefault="00504821" w:rsidP="003F3445">
      <w:pPr>
        <w:jc w:val="both"/>
        <w:rPr>
          <w:del w:id="43" w:author="Benjamin Roberts" w:date="2024-06-10T21:58:00Z"/>
          <w:rFonts w:cstheme="minorHAnsi"/>
        </w:rPr>
      </w:pPr>
      <w:del w:id="44" w:author="Benjamin Roberts" w:date="2024-06-10T21:58:00Z">
        <w:r w:rsidRPr="002B7EBF" w:rsidDel="00DF7BE9">
          <w:rPr>
            <w:rFonts w:cstheme="minorHAnsi"/>
          </w:rPr>
          <w:delText>The team I work in is primarily responsible for developing and maintaining a Credit Decisioning software platform. The software is provided by a 3</w:delText>
        </w:r>
        <w:r w:rsidRPr="002B7EBF" w:rsidDel="00DF7BE9">
          <w:rPr>
            <w:rFonts w:cstheme="minorHAnsi"/>
            <w:vertAlign w:val="superscript"/>
          </w:rPr>
          <w:delText>rd</w:delText>
        </w:r>
        <w:r w:rsidRPr="002B7EBF" w:rsidDel="00DF7BE9">
          <w:rPr>
            <w:rFonts w:cstheme="minorHAnsi"/>
          </w:rPr>
          <w:delText xml:space="preserve"> party and provides a low-code graphic user interface for developing business logic into a callable Web service without the need for specialised IT support.</w:delText>
        </w:r>
      </w:del>
    </w:p>
    <w:p w14:paraId="247C1DE8" w14:textId="7299042C" w:rsidR="00504821" w:rsidRPr="002B7EBF" w:rsidDel="00DF7BE9" w:rsidRDefault="00504821" w:rsidP="003F3445">
      <w:pPr>
        <w:jc w:val="both"/>
        <w:rPr>
          <w:del w:id="45" w:author="Benjamin Roberts" w:date="2024-06-10T21:57:00Z"/>
          <w:rFonts w:cstheme="minorHAnsi"/>
        </w:rPr>
      </w:pPr>
      <w:del w:id="46" w:author="Benjamin Roberts" w:date="2024-06-10T21:57:00Z">
        <w:r w:rsidRPr="002B7EBF" w:rsidDel="00DF7BE9">
          <w:rPr>
            <w:rFonts w:cstheme="minorHAnsi"/>
          </w:rPr>
          <w:delText>The Java elements of the Module 1 course demonstrated an opportunity to apply similar business logic into a more technical language, in a role relevant manner.</w:delText>
        </w:r>
      </w:del>
    </w:p>
    <w:p w14:paraId="26747462" w14:textId="47FCA810" w:rsidR="000072B5" w:rsidRPr="002B7EBF" w:rsidRDefault="00F93011" w:rsidP="003F3445">
      <w:pPr>
        <w:pStyle w:val="Heading2"/>
        <w:jc w:val="both"/>
        <w:rPr>
          <w:rFonts w:asciiTheme="minorHAnsi" w:hAnsiTheme="minorHAnsi" w:cstheme="minorHAnsi"/>
        </w:rPr>
      </w:pPr>
      <w:bookmarkStart w:id="47" w:name="_Toc169536659"/>
      <w:r w:rsidRPr="002B7EBF">
        <w:rPr>
          <w:rFonts w:asciiTheme="minorHAnsi" w:hAnsiTheme="minorHAnsi" w:cstheme="minorHAnsi"/>
        </w:rPr>
        <w:t>Acceptance Criteria/Project Outcomes</w:t>
      </w:r>
      <w:bookmarkEnd w:id="47"/>
    </w:p>
    <w:p w14:paraId="17534054" w14:textId="3FFDA9DC" w:rsidR="002E7112" w:rsidRPr="002B7EBF" w:rsidRDefault="002E7112" w:rsidP="003F3445">
      <w:pPr>
        <w:pStyle w:val="ListParagraph"/>
        <w:numPr>
          <w:ilvl w:val="0"/>
          <w:numId w:val="4"/>
        </w:numPr>
        <w:jc w:val="both"/>
        <w:rPr>
          <w:rFonts w:cstheme="minorHAnsi"/>
        </w:rPr>
      </w:pPr>
      <w:commentRangeStart w:id="48"/>
      <w:r w:rsidRPr="002B7EBF">
        <w:rPr>
          <w:rFonts w:cstheme="minorHAnsi"/>
        </w:rPr>
        <w:t xml:space="preserve">Final program </w:t>
      </w:r>
      <w:r w:rsidR="00223A7D" w:rsidRPr="002B7EBF">
        <w:rPr>
          <w:rFonts w:cstheme="minorHAnsi"/>
        </w:rPr>
        <w:t>must have</w:t>
      </w:r>
      <w:r w:rsidRPr="002B7EBF">
        <w:rPr>
          <w:rFonts w:cstheme="minorHAnsi"/>
        </w:rPr>
        <w:t xml:space="preserve"> an interface for a user to input application data</w:t>
      </w:r>
      <w:commentRangeEnd w:id="48"/>
      <w:r w:rsidR="00223A7D" w:rsidRPr="002B7EBF">
        <w:rPr>
          <w:rStyle w:val="CommentReference"/>
          <w:rFonts w:cstheme="minorHAnsi"/>
        </w:rPr>
        <w:commentReference w:id="48"/>
      </w:r>
    </w:p>
    <w:p w14:paraId="3C708946" w14:textId="74AB19EF" w:rsidR="002E7112" w:rsidRPr="002B7EBF" w:rsidRDefault="002E7112" w:rsidP="003F3445">
      <w:pPr>
        <w:pStyle w:val="ListParagraph"/>
        <w:numPr>
          <w:ilvl w:val="0"/>
          <w:numId w:val="4"/>
        </w:numPr>
        <w:jc w:val="both"/>
        <w:rPr>
          <w:rFonts w:cstheme="minorHAnsi"/>
        </w:rPr>
      </w:pPr>
      <w:r w:rsidRPr="002B7EBF">
        <w:rPr>
          <w:rFonts w:cstheme="minorHAnsi"/>
        </w:rPr>
        <w:t xml:space="preserve">Application data input </w:t>
      </w:r>
      <w:r w:rsidR="00751D63" w:rsidRPr="002B7EBF">
        <w:rPr>
          <w:rFonts w:cstheme="minorHAnsi"/>
        </w:rPr>
        <w:t>must include:</w:t>
      </w:r>
    </w:p>
    <w:p w14:paraId="62F02BD9" w14:textId="70A4CFD7" w:rsidR="00223A7D" w:rsidRPr="002B7EBF" w:rsidRDefault="00223A7D" w:rsidP="003F3445">
      <w:pPr>
        <w:pStyle w:val="ListParagraph"/>
        <w:numPr>
          <w:ilvl w:val="1"/>
          <w:numId w:val="4"/>
        </w:numPr>
        <w:jc w:val="both"/>
        <w:rPr>
          <w:rFonts w:cstheme="minorHAnsi"/>
        </w:rPr>
      </w:pPr>
      <w:r w:rsidRPr="002B7EBF">
        <w:rPr>
          <w:rFonts w:cstheme="minorHAnsi"/>
        </w:rPr>
        <w:t xml:space="preserve">A Match </w:t>
      </w:r>
      <w:commentRangeStart w:id="49"/>
      <w:r w:rsidRPr="002B7EBF">
        <w:rPr>
          <w:rFonts w:cstheme="minorHAnsi"/>
        </w:rPr>
        <w:t>I</w:t>
      </w:r>
      <w:commentRangeEnd w:id="49"/>
      <w:r w:rsidR="00E752A7" w:rsidRPr="002B7EBF">
        <w:rPr>
          <w:rStyle w:val="CommentReference"/>
          <w:rFonts w:cstheme="minorHAnsi"/>
        </w:rPr>
        <w:commentReference w:id="49"/>
      </w:r>
      <w:r w:rsidR="00B36CD7" w:rsidRPr="002B7EBF">
        <w:rPr>
          <w:rFonts w:cstheme="minorHAnsi"/>
        </w:rPr>
        <w:t>D</w:t>
      </w:r>
      <w:r w:rsidRPr="002B7EBF">
        <w:rPr>
          <w:rFonts w:cstheme="minorHAnsi"/>
        </w:rPr>
        <w:t xml:space="preserve"> of some kind to look up in the external </w:t>
      </w:r>
      <w:r w:rsidR="008150EB" w:rsidRPr="002B7EBF">
        <w:rPr>
          <w:rFonts w:cstheme="minorHAnsi"/>
        </w:rPr>
        <w:t>database.</w:t>
      </w:r>
    </w:p>
    <w:p w14:paraId="27FB554E" w14:textId="73D58F87" w:rsidR="00751D63" w:rsidRPr="002B7EBF" w:rsidRDefault="00751D63" w:rsidP="003F3445">
      <w:pPr>
        <w:pStyle w:val="ListParagraph"/>
        <w:numPr>
          <w:ilvl w:val="1"/>
          <w:numId w:val="4"/>
        </w:numPr>
        <w:jc w:val="both"/>
        <w:rPr>
          <w:rFonts w:cstheme="minorHAnsi"/>
        </w:rPr>
      </w:pPr>
      <w:commentRangeStart w:id="50"/>
      <w:r w:rsidRPr="002B7EBF">
        <w:rPr>
          <w:rFonts w:cstheme="minorHAnsi"/>
        </w:rPr>
        <w:t>Residential Status</w:t>
      </w:r>
    </w:p>
    <w:p w14:paraId="3B3631DA" w14:textId="5A3DB0A9" w:rsidR="00751D63" w:rsidRPr="002B7EBF" w:rsidRDefault="00751D63" w:rsidP="003F3445">
      <w:pPr>
        <w:pStyle w:val="ListParagraph"/>
        <w:numPr>
          <w:ilvl w:val="1"/>
          <w:numId w:val="4"/>
        </w:numPr>
        <w:jc w:val="both"/>
        <w:rPr>
          <w:rFonts w:cstheme="minorHAnsi"/>
        </w:rPr>
      </w:pPr>
      <w:r w:rsidRPr="002B7EBF">
        <w:rPr>
          <w:rFonts w:cstheme="minorHAnsi"/>
        </w:rPr>
        <w:t>Employment Status</w:t>
      </w:r>
      <w:commentRangeEnd w:id="50"/>
      <w:r w:rsidR="00C42B15" w:rsidRPr="002B7EBF">
        <w:rPr>
          <w:rStyle w:val="CommentReference"/>
          <w:rFonts w:cstheme="minorHAnsi"/>
        </w:rPr>
        <w:commentReference w:id="50"/>
      </w:r>
    </w:p>
    <w:p w14:paraId="641E2746" w14:textId="7A10786E" w:rsidR="00223A7D" w:rsidRPr="002B7EBF" w:rsidRDefault="00223A7D" w:rsidP="003F3445">
      <w:pPr>
        <w:pStyle w:val="ListParagraph"/>
        <w:numPr>
          <w:ilvl w:val="0"/>
          <w:numId w:val="4"/>
        </w:numPr>
        <w:jc w:val="both"/>
        <w:rPr>
          <w:rFonts w:cstheme="minorHAnsi"/>
        </w:rPr>
      </w:pPr>
      <w:r w:rsidRPr="002B7EBF">
        <w:rPr>
          <w:rFonts w:cstheme="minorHAnsi"/>
        </w:rPr>
        <w:t xml:space="preserve">A database </w:t>
      </w:r>
      <w:r w:rsidR="00293C7B" w:rsidRPr="002B7EBF">
        <w:rPr>
          <w:rFonts w:cstheme="minorHAnsi"/>
        </w:rPr>
        <w:t xml:space="preserve">connection is made to allow CRUD operations for logging activity made in the </w:t>
      </w:r>
      <w:r w:rsidR="008150EB" w:rsidRPr="002B7EBF">
        <w:rPr>
          <w:rFonts w:cstheme="minorHAnsi"/>
        </w:rPr>
        <w:t>program.</w:t>
      </w:r>
    </w:p>
    <w:p w14:paraId="00298564" w14:textId="7785537E" w:rsidR="00293C7B" w:rsidRPr="002B7EBF" w:rsidRDefault="00293C7B" w:rsidP="003F3445">
      <w:pPr>
        <w:pStyle w:val="ListParagraph"/>
        <w:numPr>
          <w:ilvl w:val="0"/>
          <w:numId w:val="4"/>
        </w:numPr>
        <w:jc w:val="both"/>
        <w:rPr>
          <w:rFonts w:cstheme="minorHAnsi"/>
        </w:rPr>
      </w:pPr>
      <w:r w:rsidRPr="002B7EBF">
        <w:rPr>
          <w:rFonts w:cstheme="minorHAnsi"/>
        </w:rPr>
        <w:t xml:space="preserve">A database connection is made to allow a lookup to be made based on the data </w:t>
      </w:r>
      <w:r w:rsidR="00702DF6" w:rsidRPr="002B7EBF">
        <w:rPr>
          <w:rFonts w:cstheme="minorHAnsi"/>
        </w:rPr>
        <w:t xml:space="preserve">received in the </w:t>
      </w:r>
      <w:r w:rsidR="008150EB" w:rsidRPr="002B7EBF">
        <w:rPr>
          <w:rFonts w:cstheme="minorHAnsi"/>
        </w:rPr>
        <w:t>program.</w:t>
      </w:r>
    </w:p>
    <w:p w14:paraId="4EF788C4" w14:textId="13EC26BF" w:rsidR="00F93011"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policy rules are built and executed in the program </w:t>
      </w:r>
      <w:r w:rsidR="008150EB" w:rsidRPr="002B7EBF">
        <w:rPr>
          <w:rFonts w:cstheme="minorHAnsi"/>
        </w:rPr>
        <w:t>flow.</w:t>
      </w:r>
    </w:p>
    <w:p w14:paraId="60701883" w14:textId="48019F2F" w:rsidR="00293C7B" w:rsidRPr="002B7EBF" w:rsidRDefault="00293C7B" w:rsidP="003F3445">
      <w:pPr>
        <w:pStyle w:val="ListParagraph"/>
        <w:numPr>
          <w:ilvl w:val="1"/>
          <w:numId w:val="4"/>
        </w:numPr>
        <w:jc w:val="both"/>
        <w:rPr>
          <w:rFonts w:cstheme="minorHAnsi"/>
        </w:rPr>
      </w:pPr>
      <w:r w:rsidRPr="002B7EBF">
        <w:rPr>
          <w:rFonts w:cstheme="minorHAnsi"/>
        </w:rPr>
        <w:t>Policy rules are group</w:t>
      </w:r>
      <w:r w:rsidR="00EF550E" w:rsidRPr="002B7EBF">
        <w:rPr>
          <w:rFonts w:cstheme="minorHAnsi"/>
        </w:rPr>
        <w:t>ed</w:t>
      </w:r>
      <w:r w:rsidRPr="002B7EBF">
        <w:rPr>
          <w:rFonts w:cstheme="minorHAnsi"/>
        </w:rPr>
        <w:t xml:space="preserve"> in a modular way to breakdown </w:t>
      </w:r>
      <w:r w:rsidR="008150EB" w:rsidRPr="002B7EBF">
        <w:rPr>
          <w:rFonts w:cstheme="minorHAnsi"/>
        </w:rPr>
        <w:t>testing.</w:t>
      </w:r>
    </w:p>
    <w:p w14:paraId="43C4DCC5" w14:textId="4B93A8FE" w:rsidR="00293C7B" w:rsidRPr="002B7EBF" w:rsidRDefault="00293C7B" w:rsidP="003F3445">
      <w:pPr>
        <w:pStyle w:val="ListParagraph"/>
        <w:numPr>
          <w:ilvl w:val="1"/>
          <w:numId w:val="4"/>
        </w:numPr>
        <w:jc w:val="both"/>
        <w:rPr>
          <w:rFonts w:cstheme="minorHAnsi"/>
        </w:rPr>
      </w:pPr>
      <w:r w:rsidRPr="002B7EBF">
        <w:rPr>
          <w:rFonts w:cstheme="minorHAnsi"/>
        </w:rPr>
        <w:t xml:space="preserve">A mix of the application input data and data retrieved from the external database is </w:t>
      </w:r>
      <w:r w:rsidR="008150EB" w:rsidRPr="002B7EBF">
        <w:rPr>
          <w:rFonts w:cstheme="minorHAnsi"/>
        </w:rPr>
        <w:t>used.</w:t>
      </w:r>
    </w:p>
    <w:p w14:paraId="19A71984" w14:textId="3BE9B131" w:rsidR="00293C7B"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scorecards are built and </w:t>
      </w:r>
      <w:r w:rsidR="008150EB" w:rsidRPr="002B7EBF">
        <w:rPr>
          <w:rFonts w:cstheme="minorHAnsi"/>
        </w:rPr>
        <w:t>executed.</w:t>
      </w:r>
    </w:p>
    <w:p w14:paraId="312A7B86" w14:textId="0440FCAD" w:rsidR="00293C7B" w:rsidRPr="002B7EBF" w:rsidRDefault="00293C7B" w:rsidP="003F3445">
      <w:pPr>
        <w:pStyle w:val="ListParagraph"/>
        <w:numPr>
          <w:ilvl w:val="1"/>
          <w:numId w:val="4"/>
        </w:numPr>
        <w:jc w:val="both"/>
        <w:rPr>
          <w:rFonts w:cstheme="minorHAnsi"/>
        </w:rPr>
      </w:pPr>
      <w:r w:rsidRPr="002B7EBF">
        <w:rPr>
          <w:rFonts w:cstheme="minorHAnsi"/>
        </w:rPr>
        <w:t>A credit offer is made in a champion/challenger style i.e. only 1 is used as the basis for the offer despite both being executed</w:t>
      </w:r>
      <w:r w:rsidR="009939EB" w:rsidRPr="002B7EBF">
        <w:rPr>
          <w:rFonts w:cstheme="minorHAnsi"/>
        </w:rPr>
        <w:br w:type="page"/>
      </w:r>
    </w:p>
    <w:p w14:paraId="6CE07BB9" w14:textId="633CE6AD" w:rsidR="007B6C31" w:rsidRPr="002B7EBF" w:rsidRDefault="000072B5" w:rsidP="00554BA7">
      <w:pPr>
        <w:pStyle w:val="Heading1"/>
        <w:rPr>
          <w:rFonts w:asciiTheme="minorHAnsi" w:hAnsiTheme="minorHAnsi" w:cstheme="minorHAnsi"/>
        </w:rPr>
      </w:pPr>
      <w:bookmarkStart w:id="51" w:name="_Toc169536660"/>
      <w:r w:rsidRPr="002B7EBF">
        <w:rPr>
          <w:rFonts w:asciiTheme="minorHAnsi" w:hAnsiTheme="minorHAnsi" w:cstheme="minorHAnsi"/>
        </w:rPr>
        <w:lastRenderedPageBreak/>
        <w:t>Stakeholders Involved</w:t>
      </w:r>
      <w:bookmarkEnd w:id="51"/>
    </w:p>
    <w:p w14:paraId="6BFB18A2" w14:textId="78226196" w:rsidR="009459BE" w:rsidRPr="002B7EBF" w:rsidRDefault="00554BA7" w:rsidP="009459BE">
      <w:pPr>
        <w:rPr>
          <w:rFonts w:cstheme="minorHAnsi"/>
        </w:rPr>
      </w:pPr>
      <w:r w:rsidRPr="002B7EBF">
        <w:rPr>
          <w:rFonts w:cstheme="minorHAnsi"/>
        </w:rPr>
        <w:t>To develop the project, I con</w:t>
      </w:r>
      <w:r w:rsidR="009459BE" w:rsidRPr="002B7EBF">
        <w:rPr>
          <w:rFonts w:cstheme="minorHAnsi"/>
        </w:rPr>
        <w:t xml:space="preserve">sulted </w:t>
      </w:r>
      <w:proofErr w:type="gramStart"/>
      <w:r w:rsidR="009459BE" w:rsidRPr="002B7EBF">
        <w:rPr>
          <w:rFonts w:cstheme="minorHAnsi"/>
        </w:rPr>
        <w:t>a number of</w:t>
      </w:r>
      <w:proofErr w:type="gramEnd"/>
      <w:r w:rsidR="009459BE" w:rsidRPr="002B7EBF">
        <w:rPr>
          <w:rFonts w:cstheme="minorHAnsi"/>
        </w:rPr>
        <w:t xml:space="preserve"> stakeholders for support. A summary of the input from each stakeholder is recorded below</w:t>
      </w:r>
      <w:r w:rsidR="003670CF" w:rsidRPr="002B7EBF">
        <w:rPr>
          <w:rFonts w:cstheme="minorHAnsi"/>
        </w:rPr>
        <w:t>. Communication methods used are also logged as:</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E311496" w:rsidR="003670CF" w:rsidRPr="002B7EBF" w:rsidRDefault="003670CF" w:rsidP="003670CF">
      <w:pPr>
        <w:pStyle w:val="ListParagraph"/>
        <w:numPr>
          <w:ilvl w:val="0"/>
          <w:numId w:val="11"/>
        </w:numPr>
        <w:rPr>
          <w:rFonts w:cstheme="minorHAnsi"/>
        </w:rPr>
      </w:pPr>
      <w:del w:id="52" w:author="Benjamin Roberts" w:date="2024-06-10T22:15:00Z">
        <w:r w:rsidRPr="002B7EBF" w:rsidDel="00B4188F">
          <w:rPr>
            <w:rFonts w:cstheme="minorHAnsi"/>
            <w:b/>
            <w:bCs/>
          </w:rPr>
          <w:delText>B</w:delText>
        </w:r>
        <w:r w:rsidRPr="002B7EBF" w:rsidDel="00B4188F">
          <w:rPr>
            <w:rFonts w:cstheme="minorHAnsi"/>
          </w:rPr>
          <w:delText xml:space="preserve"> = Bud Messages</w:delText>
        </w:r>
      </w:del>
    </w:p>
    <w:tbl>
      <w:tblPr>
        <w:tblStyle w:val="TableGrid"/>
        <w:tblW w:w="0" w:type="auto"/>
        <w:tblLook w:val="04A0" w:firstRow="1" w:lastRow="0" w:firstColumn="1" w:lastColumn="0" w:noHBand="0" w:noVBand="1"/>
        <w:tblPrChange w:id="53" w:author="Benjamin Roberts" w:date="2024-06-10T22:15:00Z">
          <w:tblPr>
            <w:tblStyle w:val="TableGrid"/>
            <w:tblW w:w="0" w:type="auto"/>
            <w:tblLook w:val="04A0" w:firstRow="1" w:lastRow="0" w:firstColumn="1" w:lastColumn="0" w:noHBand="0" w:noVBand="1"/>
          </w:tblPr>
        </w:tblPrChange>
      </w:tblPr>
      <w:tblGrid>
        <w:gridCol w:w="2771"/>
        <w:gridCol w:w="1036"/>
        <w:gridCol w:w="6105"/>
        <w:tblGridChange w:id="54">
          <w:tblGrid>
            <w:gridCol w:w="1415"/>
            <w:gridCol w:w="1597"/>
            <w:gridCol w:w="6105"/>
          </w:tblGrid>
        </w:tblGridChange>
      </w:tblGrid>
      <w:tr w:rsidR="00B4188F" w:rsidRPr="002B7EBF" w14:paraId="3D6C2788" w14:textId="77777777" w:rsidTr="00B4188F">
        <w:tc>
          <w:tcPr>
            <w:tcW w:w="2771" w:type="dxa"/>
            <w:shd w:val="clear" w:color="auto" w:fill="B4C6E7" w:themeFill="accent1" w:themeFillTint="66"/>
            <w:vAlign w:val="center"/>
            <w:tcPrChange w:id="55" w:author="Benjamin Roberts" w:date="2024-06-10T22:15:00Z">
              <w:tcPr>
                <w:tcW w:w="1415" w:type="dxa"/>
                <w:shd w:val="clear" w:color="auto" w:fill="B4C6E7" w:themeFill="accent1" w:themeFillTint="66"/>
                <w:vAlign w:val="center"/>
              </w:tcPr>
            </w:tcPrChange>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241" w:type="dxa"/>
            <w:shd w:val="clear" w:color="auto" w:fill="B4C6E7" w:themeFill="accent1" w:themeFillTint="66"/>
            <w:tcPrChange w:id="56" w:author="Benjamin Roberts" w:date="2024-06-10T22:15:00Z">
              <w:tcPr>
                <w:tcW w:w="1597" w:type="dxa"/>
                <w:shd w:val="clear" w:color="auto" w:fill="B4C6E7" w:themeFill="accent1" w:themeFillTint="66"/>
              </w:tcPr>
            </w:tcPrChange>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Change w:id="57" w:author="Benjamin Roberts" w:date="2024-06-10T22:15:00Z">
              <w:tcPr>
                <w:tcW w:w="6105" w:type="dxa"/>
                <w:shd w:val="clear" w:color="auto" w:fill="B4C6E7" w:themeFill="accent1" w:themeFillTint="66"/>
                <w:vAlign w:val="center"/>
              </w:tcPr>
            </w:tcPrChange>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B4188F">
        <w:trPr>
          <w:trHeight w:val="1027"/>
          <w:trPrChange w:id="58" w:author="Benjamin Roberts" w:date="2024-06-10T22:15:00Z">
            <w:trPr>
              <w:trHeight w:val="1027"/>
            </w:trPr>
          </w:trPrChange>
        </w:trPr>
        <w:tc>
          <w:tcPr>
            <w:tcW w:w="2771" w:type="dxa"/>
            <w:vAlign w:val="center"/>
            <w:tcPrChange w:id="59" w:author="Benjamin Roberts" w:date="2024-06-10T22:15:00Z">
              <w:tcPr>
                <w:tcW w:w="1415" w:type="dxa"/>
                <w:vAlign w:val="center"/>
              </w:tcPr>
            </w:tcPrChange>
          </w:tcPr>
          <w:p w14:paraId="79355B14" w14:textId="50EA85A0" w:rsidR="00B4188F" w:rsidRPr="002B7EBF" w:rsidRDefault="00B4188F" w:rsidP="009939EB">
            <w:pPr>
              <w:rPr>
                <w:rFonts w:cstheme="minorHAnsi"/>
              </w:rPr>
            </w:pPr>
            <w:r w:rsidRPr="002B7EBF">
              <w:rPr>
                <w:rFonts w:cstheme="minorHAnsi"/>
              </w:rPr>
              <w:t>Credit Risk</w:t>
            </w:r>
          </w:p>
        </w:tc>
        <w:tc>
          <w:tcPr>
            <w:tcW w:w="241" w:type="dxa"/>
            <w:vAlign w:val="center"/>
            <w:tcPrChange w:id="60" w:author="Benjamin Roberts" w:date="2024-06-10T22:15:00Z">
              <w:tcPr>
                <w:tcW w:w="1597" w:type="dxa"/>
                <w:vAlign w:val="center"/>
              </w:tcPr>
            </w:tcPrChange>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Change w:id="61" w:author="Benjamin Roberts" w:date="2024-06-10T22:15:00Z">
              <w:tcPr>
                <w:tcW w:w="6105" w:type="dxa"/>
                <w:vAlign w:val="center"/>
              </w:tcPr>
            </w:tcPrChange>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6E065470" w14:textId="77777777" w:rsidR="00B4188F" w:rsidRDefault="00B4188F" w:rsidP="009939EB">
            <w:pPr>
              <w:pStyle w:val="ListParagraph"/>
              <w:numPr>
                <w:ilvl w:val="0"/>
                <w:numId w:val="7"/>
              </w:numPr>
              <w:rPr>
                <w:rFonts w:cstheme="minorHAnsi"/>
              </w:rPr>
            </w:pPr>
            <w:r w:rsidRPr="002B7EBF">
              <w:rPr>
                <w:rFonts w:cstheme="minorHAnsi"/>
              </w:rPr>
              <w:t xml:space="preserve">Consulted for specific business logic that could be applied to the project &amp; would be appropriate to </w:t>
            </w:r>
            <w:proofErr w:type="gramStart"/>
            <w:r w:rsidRPr="002B7EBF">
              <w:rPr>
                <w:rFonts w:cstheme="minorHAnsi"/>
              </w:rPr>
              <w:t>share</w:t>
            </w:r>
            <w:proofErr w:type="gramEnd"/>
          </w:p>
          <w:p w14:paraId="0EF403D5" w14:textId="6DB8BA7C" w:rsidR="008150EB" w:rsidRPr="002B7EBF" w:rsidRDefault="008150EB" w:rsidP="009939EB">
            <w:pPr>
              <w:pStyle w:val="ListParagraph"/>
              <w:numPr>
                <w:ilvl w:val="0"/>
                <w:numId w:val="7"/>
              </w:numPr>
              <w:rPr>
                <w:rFonts w:cstheme="minorHAnsi"/>
              </w:rPr>
            </w:pPr>
            <w:r>
              <w:rPr>
                <w:rFonts w:cstheme="minorHAnsi"/>
              </w:rPr>
              <w:t>Final review of the project</w:t>
            </w:r>
          </w:p>
        </w:tc>
      </w:tr>
      <w:tr w:rsidR="00B4188F" w:rsidRPr="002B7EBF" w14:paraId="287B4079" w14:textId="77777777" w:rsidTr="00B4188F">
        <w:trPr>
          <w:trHeight w:val="843"/>
          <w:trPrChange w:id="62" w:author="Benjamin Roberts" w:date="2024-06-10T22:15:00Z">
            <w:trPr>
              <w:trHeight w:val="843"/>
            </w:trPr>
          </w:trPrChange>
        </w:trPr>
        <w:tc>
          <w:tcPr>
            <w:tcW w:w="2771" w:type="dxa"/>
            <w:vAlign w:val="center"/>
            <w:tcPrChange w:id="63" w:author="Benjamin Roberts" w:date="2024-06-10T22:15:00Z">
              <w:tcPr>
                <w:tcW w:w="1415" w:type="dxa"/>
                <w:vAlign w:val="center"/>
              </w:tcPr>
            </w:tcPrChange>
          </w:tcPr>
          <w:p w14:paraId="3A9EA47D" w14:textId="5EA0C204" w:rsidR="00B4188F" w:rsidRPr="002B7EBF" w:rsidRDefault="00B4188F" w:rsidP="009939EB">
            <w:pPr>
              <w:rPr>
                <w:rFonts w:cstheme="minorHAnsi"/>
              </w:rPr>
            </w:pPr>
            <w:r w:rsidRPr="002B7EBF">
              <w:rPr>
                <w:rFonts w:cstheme="minorHAnsi"/>
              </w:rPr>
              <w:t>IT Delivery Managers</w:t>
            </w:r>
          </w:p>
        </w:tc>
        <w:tc>
          <w:tcPr>
            <w:tcW w:w="241" w:type="dxa"/>
            <w:vAlign w:val="center"/>
            <w:tcPrChange w:id="64" w:author="Benjamin Roberts" w:date="2024-06-10T22:15:00Z">
              <w:tcPr>
                <w:tcW w:w="1597" w:type="dxa"/>
                <w:vAlign w:val="center"/>
              </w:tcPr>
            </w:tcPrChange>
          </w:tcPr>
          <w:p w14:paraId="4EA90237" w14:textId="37D81658" w:rsidR="00B4188F" w:rsidRPr="002B7EBF" w:rsidRDefault="00B4188F" w:rsidP="003670CF">
            <w:pPr>
              <w:jc w:val="center"/>
              <w:rPr>
                <w:rFonts w:cstheme="minorHAnsi"/>
                <w:b/>
                <w:bCs/>
              </w:rPr>
            </w:pPr>
            <w:r w:rsidRPr="002B7EBF">
              <w:rPr>
                <w:rFonts w:cstheme="minorHAnsi"/>
                <w:b/>
                <w:bCs/>
              </w:rPr>
              <w:t>F</w:t>
            </w:r>
          </w:p>
        </w:tc>
        <w:tc>
          <w:tcPr>
            <w:tcW w:w="6105" w:type="dxa"/>
            <w:vAlign w:val="center"/>
            <w:tcPrChange w:id="65" w:author="Benjamin Roberts" w:date="2024-06-10T22:15:00Z">
              <w:tcPr>
                <w:tcW w:w="6105" w:type="dxa"/>
                <w:vAlign w:val="center"/>
              </w:tcPr>
            </w:tcPrChange>
          </w:tcPr>
          <w:p w14:paraId="7319310A" w14:textId="454B599F" w:rsidR="00B4188F" w:rsidRPr="002B7EBF" w:rsidRDefault="00B4188F" w:rsidP="009939EB">
            <w:pPr>
              <w:pStyle w:val="ListParagraph"/>
              <w:numPr>
                <w:ilvl w:val="0"/>
                <w:numId w:val="7"/>
              </w:numPr>
              <w:rPr>
                <w:rFonts w:cstheme="minorHAnsi"/>
              </w:rPr>
            </w:pPr>
            <w:r w:rsidRPr="002B7EBF">
              <w:rPr>
                <w:rFonts w:cstheme="minorHAnsi"/>
              </w:rPr>
              <w:t>Consulted for advice on how to host the application, specifically for the database link for CRUD operations</w:t>
            </w:r>
          </w:p>
        </w:tc>
      </w:tr>
      <w:tr w:rsidR="00B4188F" w:rsidRPr="002B7EBF" w14:paraId="0D5C0E1C" w14:textId="77777777" w:rsidTr="00B4188F">
        <w:trPr>
          <w:trHeight w:val="1834"/>
          <w:trPrChange w:id="66" w:author="Benjamin Roberts" w:date="2024-06-10T22:15:00Z">
            <w:trPr>
              <w:trHeight w:val="1834"/>
            </w:trPr>
          </w:trPrChange>
        </w:trPr>
        <w:tc>
          <w:tcPr>
            <w:tcW w:w="2771" w:type="dxa"/>
            <w:vAlign w:val="center"/>
            <w:tcPrChange w:id="67" w:author="Benjamin Roberts" w:date="2024-06-10T22:15:00Z">
              <w:tcPr>
                <w:tcW w:w="1415" w:type="dxa"/>
                <w:vAlign w:val="center"/>
              </w:tcPr>
            </w:tcPrChange>
          </w:tcPr>
          <w:p w14:paraId="1B6534E8" w14:textId="6F512E15" w:rsidR="00B4188F" w:rsidRPr="002B7EBF" w:rsidRDefault="00B4188F" w:rsidP="009939EB">
            <w:pPr>
              <w:rPr>
                <w:rFonts w:cstheme="minorHAnsi"/>
              </w:rPr>
            </w:pPr>
            <w:r w:rsidRPr="002B7EBF">
              <w:rPr>
                <w:rFonts w:cstheme="minorHAnsi"/>
              </w:rPr>
              <w:t>Asset Management</w:t>
            </w:r>
          </w:p>
        </w:tc>
        <w:tc>
          <w:tcPr>
            <w:tcW w:w="241" w:type="dxa"/>
            <w:vAlign w:val="center"/>
            <w:tcPrChange w:id="68" w:author="Benjamin Roberts" w:date="2024-06-10T22:15:00Z">
              <w:tcPr>
                <w:tcW w:w="1597" w:type="dxa"/>
                <w:vAlign w:val="center"/>
              </w:tcPr>
            </w:tcPrChange>
          </w:tcPr>
          <w:p w14:paraId="1B242EB0" w14:textId="40EAE642"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69" w:author="Benjamin Roberts" w:date="2024-06-10T22:15:00Z">
              <w:tcPr>
                <w:tcW w:w="6105" w:type="dxa"/>
                <w:vAlign w:val="center"/>
              </w:tcPr>
            </w:tcPrChange>
          </w:tcPr>
          <w:p w14:paraId="64286932" w14:textId="59309D8C" w:rsidR="00B4188F" w:rsidRPr="002B7EBF" w:rsidRDefault="00B4188F" w:rsidP="009939EB">
            <w:pPr>
              <w:pStyle w:val="ListParagraph"/>
              <w:numPr>
                <w:ilvl w:val="0"/>
                <w:numId w:val="7"/>
              </w:numPr>
              <w:rPr>
                <w:rFonts w:cstheme="minorHAnsi"/>
              </w:rPr>
            </w:pPr>
            <w:r w:rsidRPr="002B7EBF">
              <w:rPr>
                <w:rFonts w:cstheme="minorHAnsi"/>
              </w:rPr>
              <w:t>Arranged the installation of all software and licenses required for this project, including:</w:t>
            </w:r>
          </w:p>
          <w:p w14:paraId="34436984" w14:textId="77777777" w:rsidR="00B4188F" w:rsidRPr="002B7EBF" w:rsidRDefault="00B4188F" w:rsidP="009939EB">
            <w:pPr>
              <w:pStyle w:val="ListParagraph"/>
              <w:numPr>
                <w:ilvl w:val="1"/>
                <w:numId w:val="7"/>
              </w:numPr>
              <w:rPr>
                <w:rFonts w:cstheme="minorHAnsi"/>
              </w:rPr>
            </w:pPr>
            <w:r w:rsidRPr="002B7EBF">
              <w:rPr>
                <w:rFonts w:cstheme="minorHAnsi"/>
              </w:rPr>
              <w:t>Eclipse IDE</w:t>
            </w:r>
          </w:p>
          <w:p w14:paraId="14AB5EAF" w14:textId="3E9524C7" w:rsidR="00B4188F" w:rsidRPr="002B7EBF" w:rsidRDefault="00B4188F" w:rsidP="009939EB">
            <w:pPr>
              <w:pStyle w:val="ListParagraph"/>
              <w:numPr>
                <w:ilvl w:val="1"/>
                <w:numId w:val="7"/>
              </w:numPr>
              <w:rPr>
                <w:rFonts w:cstheme="minorHAnsi"/>
              </w:rPr>
            </w:pPr>
            <w:r w:rsidRPr="002B7EBF">
              <w:rPr>
                <w:rFonts w:cstheme="minorHAnsi"/>
              </w:rPr>
              <w:t>Visual Studio 2022 subscription with Microsoft Azure credits</w:t>
            </w:r>
          </w:p>
        </w:tc>
      </w:tr>
      <w:tr w:rsidR="00B4188F" w:rsidRPr="002B7EBF" w14:paraId="7DE61578" w14:textId="77777777" w:rsidTr="00B4188F">
        <w:trPr>
          <w:trHeight w:val="1333"/>
          <w:trPrChange w:id="70" w:author="Benjamin Roberts" w:date="2024-06-10T22:15:00Z">
            <w:trPr>
              <w:trHeight w:val="1333"/>
            </w:trPr>
          </w:trPrChange>
        </w:trPr>
        <w:tc>
          <w:tcPr>
            <w:tcW w:w="2771" w:type="dxa"/>
            <w:vAlign w:val="center"/>
            <w:tcPrChange w:id="71" w:author="Benjamin Roberts" w:date="2024-06-10T22:15:00Z">
              <w:tcPr>
                <w:tcW w:w="1415" w:type="dxa"/>
                <w:vAlign w:val="center"/>
              </w:tcPr>
            </w:tcPrChange>
          </w:tcPr>
          <w:p w14:paraId="1F95F3EF" w14:textId="6201B778" w:rsidR="00B4188F" w:rsidRPr="002B7EBF" w:rsidRDefault="00B4188F" w:rsidP="009939EB">
            <w:pPr>
              <w:rPr>
                <w:rFonts w:cstheme="minorHAnsi"/>
              </w:rPr>
            </w:pPr>
            <w:r w:rsidRPr="002B7EBF">
              <w:rPr>
                <w:rFonts w:cstheme="minorHAnsi"/>
              </w:rPr>
              <w:t>Data Delivery</w:t>
            </w:r>
          </w:p>
        </w:tc>
        <w:tc>
          <w:tcPr>
            <w:tcW w:w="241" w:type="dxa"/>
            <w:vAlign w:val="center"/>
            <w:tcPrChange w:id="72" w:author="Benjamin Roberts" w:date="2024-06-10T22:15:00Z">
              <w:tcPr>
                <w:tcW w:w="1597" w:type="dxa"/>
                <w:vAlign w:val="center"/>
              </w:tcPr>
            </w:tcPrChange>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Change w:id="73" w:author="Benjamin Roberts" w:date="2024-06-10T22:15:00Z">
              <w:tcPr>
                <w:tcW w:w="6105" w:type="dxa"/>
                <w:vAlign w:val="center"/>
              </w:tcPr>
            </w:tcPrChange>
          </w:tcPr>
          <w:p w14:paraId="0C921E6E" w14:textId="0B905B99" w:rsidR="00B4188F" w:rsidRPr="002B7EBF" w:rsidRDefault="00B4188F" w:rsidP="002D62BF">
            <w:pPr>
              <w:rPr>
                <w:rFonts w:cstheme="minorHAnsi"/>
              </w:rPr>
            </w:pPr>
            <w:r w:rsidRPr="002B7EBF">
              <w:rPr>
                <w:rFonts w:cstheme="minorHAnsi"/>
              </w:rPr>
              <w:t>Consulted for:</w:t>
            </w:r>
          </w:p>
          <w:p w14:paraId="37C4B724" w14:textId="1A6C2340" w:rsidR="00B4188F" w:rsidRPr="002B7EBF" w:rsidRDefault="00B4188F" w:rsidP="002D62BF">
            <w:pPr>
              <w:pStyle w:val="ListParagraph"/>
              <w:numPr>
                <w:ilvl w:val="0"/>
                <w:numId w:val="7"/>
              </w:numPr>
              <w:rPr>
                <w:rFonts w:cstheme="minorHAnsi"/>
              </w:rPr>
            </w:pPr>
            <w:r w:rsidRPr="002B7EBF">
              <w:rPr>
                <w:rFonts w:cstheme="minorHAnsi"/>
              </w:rPr>
              <w:t xml:space="preserve">advice on setting up an Azure SQL Database </w:t>
            </w:r>
            <w:r w:rsidR="008150EB" w:rsidRPr="002B7EBF">
              <w:rPr>
                <w:rFonts w:cstheme="minorHAnsi"/>
              </w:rPr>
              <w:t>user.</w:t>
            </w:r>
          </w:p>
          <w:p w14:paraId="56BBCE4C" w14:textId="1F780634" w:rsidR="00B4188F" w:rsidRPr="002B7EBF" w:rsidRDefault="00B4188F" w:rsidP="002D62BF">
            <w:pPr>
              <w:pStyle w:val="ListParagraph"/>
              <w:numPr>
                <w:ilvl w:val="0"/>
                <w:numId w:val="7"/>
              </w:numPr>
              <w:rPr>
                <w:rFonts w:cstheme="minorHAnsi"/>
              </w:rPr>
            </w:pPr>
            <w:r w:rsidRPr="002B7EBF">
              <w:rPr>
                <w:rFonts w:cstheme="minorHAnsi"/>
              </w:rPr>
              <w:t>importing data into a database that could be used for the program</w:t>
            </w:r>
          </w:p>
        </w:tc>
      </w:tr>
      <w:tr w:rsidR="00B4188F" w:rsidRPr="002B7EBF" w14:paraId="01BE9CC0" w14:textId="77777777" w:rsidTr="00B4188F">
        <w:trPr>
          <w:trHeight w:val="852"/>
          <w:trPrChange w:id="74" w:author="Benjamin Roberts" w:date="2024-06-10T22:15:00Z">
            <w:trPr>
              <w:trHeight w:val="852"/>
            </w:trPr>
          </w:trPrChange>
        </w:trPr>
        <w:tc>
          <w:tcPr>
            <w:tcW w:w="2771" w:type="dxa"/>
            <w:vAlign w:val="center"/>
            <w:tcPrChange w:id="75" w:author="Benjamin Roberts" w:date="2024-06-10T22:15:00Z">
              <w:tcPr>
                <w:tcW w:w="1415" w:type="dxa"/>
                <w:vAlign w:val="center"/>
              </w:tcPr>
            </w:tcPrChange>
          </w:tcPr>
          <w:p w14:paraId="61F65ABC" w14:textId="7C065A83" w:rsidR="00B4188F" w:rsidRPr="002B7EBF" w:rsidRDefault="00B4188F" w:rsidP="009939EB">
            <w:pPr>
              <w:rPr>
                <w:rFonts w:cstheme="minorHAnsi"/>
              </w:rPr>
            </w:pPr>
            <w:r w:rsidRPr="002B7EBF">
              <w:rPr>
                <w:rFonts w:cstheme="minorHAnsi"/>
              </w:rPr>
              <w:t>Model Management</w:t>
            </w:r>
          </w:p>
        </w:tc>
        <w:tc>
          <w:tcPr>
            <w:tcW w:w="241" w:type="dxa"/>
            <w:vAlign w:val="center"/>
            <w:tcPrChange w:id="76" w:author="Benjamin Roberts" w:date="2024-06-10T22:15:00Z">
              <w:tcPr>
                <w:tcW w:w="1597" w:type="dxa"/>
                <w:vAlign w:val="center"/>
              </w:tcPr>
            </w:tcPrChange>
          </w:tcPr>
          <w:p w14:paraId="13CF266F" w14:textId="64DE58C6"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77" w:author="Benjamin Roberts" w:date="2024-06-10T22:15:00Z">
              <w:tcPr>
                <w:tcW w:w="6105" w:type="dxa"/>
                <w:vAlign w:val="center"/>
              </w:tcPr>
            </w:tcPrChange>
          </w:tcPr>
          <w:p w14:paraId="4303BEE1" w14:textId="45A71DB3" w:rsidR="00B4188F" w:rsidRPr="002B7EBF" w:rsidRDefault="00B4188F" w:rsidP="007B6C31">
            <w:pPr>
              <w:pStyle w:val="ListParagraph"/>
              <w:numPr>
                <w:ilvl w:val="0"/>
                <w:numId w:val="9"/>
              </w:numPr>
              <w:rPr>
                <w:rFonts w:cstheme="minorHAnsi"/>
              </w:rPr>
            </w:pPr>
            <w:r w:rsidRPr="002B7EBF">
              <w:rPr>
                <w:rFonts w:cstheme="minorHAnsi"/>
              </w:rPr>
              <w:t>Fact-checking on the theory sections of the Scorecard Development</w:t>
            </w:r>
          </w:p>
        </w:tc>
      </w:tr>
      <w:tr w:rsidR="00B4188F" w:rsidRPr="002B7EBF" w:rsidDel="00B4188F" w14:paraId="4FB5CA44" w14:textId="41FC7366" w:rsidTr="00B4188F">
        <w:trPr>
          <w:trHeight w:val="978"/>
          <w:del w:id="78" w:author="Benjamin Roberts" w:date="2024-06-10T22:14:00Z"/>
          <w:trPrChange w:id="79" w:author="Benjamin Roberts" w:date="2024-06-10T22:15:00Z">
            <w:trPr>
              <w:trHeight w:val="978"/>
            </w:trPr>
          </w:trPrChange>
        </w:trPr>
        <w:tc>
          <w:tcPr>
            <w:tcW w:w="2771" w:type="dxa"/>
            <w:vAlign w:val="center"/>
            <w:tcPrChange w:id="80" w:author="Benjamin Roberts" w:date="2024-06-10T22:15:00Z">
              <w:tcPr>
                <w:tcW w:w="1415" w:type="dxa"/>
                <w:vAlign w:val="center"/>
              </w:tcPr>
            </w:tcPrChange>
          </w:tcPr>
          <w:p w14:paraId="7ED290F4" w14:textId="58EC802C" w:rsidR="00B4188F" w:rsidRPr="002B7EBF" w:rsidDel="00B4188F" w:rsidRDefault="00B4188F" w:rsidP="009939EB">
            <w:pPr>
              <w:rPr>
                <w:del w:id="81" w:author="Benjamin Roberts" w:date="2024-06-10T22:14:00Z"/>
                <w:rFonts w:cstheme="minorHAnsi"/>
              </w:rPr>
            </w:pPr>
            <w:del w:id="82" w:author="Benjamin Roberts" w:date="2024-06-10T22:14:00Z">
              <w:r w:rsidRPr="002B7EBF" w:rsidDel="00B4188F">
                <w:rPr>
                  <w:rFonts w:cstheme="minorHAnsi"/>
                </w:rPr>
                <w:delText>QA Digital Learning Consultant</w:delText>
              </w:r>
            </w:del>
          </w:p>
        </w:tc>
        <w:tc>
          <w:tcPr>
            <w:tcW w:w="241" w:type="dxa"/>
            <w:vAlign w:val="center"/>
            <w:tcPrChange w:id="83" w:author="Benjamin Roberts" w:date="2024-06-10T22:15:00Z">
              <w:tcPr>
                <w:tcW w:w="1597" w:type="dxa"/>
                <w:vAlign w:val="center"/>
              </w:tcPr>
            </w:tcPrChange>
          </w:tcPr>
          <w:p w14:paraId="27EA6CB6" w14:textId="3F588727" w:rsidR="00B4188F" w:rsidRPr="002B7EBF" w:rsidDel="00B4188F" w:rsidRDefault="00B4188F" w:rsidP="003670CF">
            <w:pPr>
              <w:jc w:val="center"/>
              <w:rPr>
                <w:del w:id="84" w:author="Benjamin Roberts" w:date="2024-06-10T22:14:00Z"/>
                <w:rFonts w:cstheme="minorHAnsi"/>
                <w:b/>
                <w:bCs/>
              </w:rPr>
            </w:pPr>
            <w:del w:id="85" w:author="Benjamin Roberts" w:date="2024-06-10T22:14:00Z">
              <w:r w:rsidRPr="002B7EBF" w:rsidDel="00B4188F">
                <w:rPr>
                  <w:rFonts w:cstheme="minorHAnsi"/>
                  <w:b/>
                  <w:bCs/>
                </w:rPr>
                <w:delText>B</w:delText>
              </w:r>
            </w:del>
          </w:p>
        </w:tc>
        <w:tc>
          <w:tcPr>
            <w:tcW w:w="6105" w:type="dxa"/>
            <w:vAlign w:val="center"/>
            <w:tcPrChange w:id="86" w:author="Benjamin Roberts" w:date="2024-06-10T22:15:00Z">
              <w:tcPr>
                <w:tcW w:w="6105" w:type="dxa"/>
                <w:vAlign w:val="center"/>
              </w:tcPr>
            </w:tcPrChange>
          </w:tcPr>
          <w:p w14:paraId="1B48FAFD" w14:textId="20910A1E" w:rsidR="00B4188F" w:rsidRPr="002B7EBF" w:rsidDel="00B4188F" w:rsidRDefault="00B4188F" w:rsidP="007B6C31">
            <w:pPr>
              <w:pStyle w:val="ListParagraph"/>
              <w:numPr>
                <w:ilvl w:val="0"/>
                <w:numId w:val="9"/>
              </w:numPr>
              <w:rPr>
                <w:del w:id="87" w:author="Benjamin Roberts" w:date="2024-06-10T22:14:00Z"/>
                <w:rFonts w:cstheme="minorHAnsi"/>
              </w:rPr>
            </w:pPr>
            <w:del w:id="88" w:author="Benjamin Roberts" w:date="2024-06-10T22:14:00Z">
              <w:r w:rsidRPr="002B7EBF" w:rsidDel="00B4188F">
                <w:rPr>
                  <w:rFonts w:cstheme="minorHAnsi"/>
                </w:rPr>
                <w:delText>Consulted my DLC for:</w:delText>
              </w:r>
            </w:del>
          </w:p>
          <w:p w14:paraId="01CFDD34" w14:textId="1C0321CA" w:rsidR="00B4188F" w:rsidRPr="002B7EBF" w:rsidDel="00B4188F" w:rsidRDefault="00B4188F" w:rsidP="004B5699">
            <w:pPr>
              <w:pStyle w:val="ListParagraph"/>
              <w:numPr>
                <w:ilvl w:val="1"/>
                <w:numId w:val="9"/>
              </w:numPr>
              <w:rPr>
                <w:del w:id="89" w:author="Benjamin Roberts" w:date="2024-06-10T22:14:00Z"/>
                <w:rFonts w:cstheme="minorHAnsi"/>
              </w:rPr>
            </w:pPr>
            <w:del w:id="90" w:author="Benjamin Roberts" w:date="2024-06-10T22:14:00Z">
              <w:r w:rsidRPr="002B7EBF" w:rsidDel="00B4188F">
                <w:rPr>
                  <w:rFonts w:cstheme="minorHAnsi"/>
                </w:rPr>
                <w:delText>Acceptable Database solutions to use for the CRUD requirement.</w:delText>
              </w:r>
            </w:del>
          </w:p>
          <w:p w14:paraId="6CF56407" w14:textId="2FB6B1D2" w:rsidR="00B4188F" w:rsidRPr="002B7EBF" w:rsidDel="00B4188F" w:rsidRDefault="00B4188F" w:rsidP="004B5699">
            <w:pPr>
              <w:pStyle w:val="ListParagraph"/>
              <w:numPr>
                <w:ilvl w:val="1"/>
                <w:numId w:val="9"/>
              </w:numPr>
              <w:rPr>
                <w:del w:id="91" w:author="Benjamin Roberts" w:date="2024-06-10T22:14:00Z"/>
                <w:rFonts w:cstheme="minorHAnsi"/>
              </w:rPr>
            </w:pPr>
            <w:del w:id="92" w:author="Benjamin Roberts" w:date="2024-06-10T22:14:00Z">
              <w:r w:rsidRPr="002B7EBF" w:rsidDel="00B4188F">
                <w:rPr>
                  <w:rFonts w:cstheme="minorHAnsi"/>
                </w:rPr>
                <w:delText>Information on Maven Projects to help build understanding of how they resolve code dependencies</w:delText>
              </w:r>
            </w:del>
          </w:p>
          <w:p w14:paraId="6F0FE449" w14:textId="443F0DAD" w:rsidR="00B4188F" w:rsidRPr="002B7EBF" w:rsidDel="00B4188F" w:rsidRDefault="00B4188F" w:rsidP="007B6C31">
            <w:pPr>
              <w:pStyle w:val="ListParagraph"/>
              <w:numPr>
                <w:ilvl w:val="0"/>
                <w:numId w:val="9"/>
              </w:numPr>
              <w:rPr>
                <w:del w:id="93" w:author="Benjamin Roberts" w:date="2024-06-10T22:14:00Z"/>
                <w:rFonts w:cstheme="minorHAnsi"/>
              </w:rPr>
            </w:pPr>
            <w:del w:id="94" w:author="Benjamin Roberts" w:date="2024-06-10T22:14:00Z">
              <w:r w:rsidRPr="002B7EBF" w:rsidDel="00B4188F">
                <w:rPr>
                  <w:rFonts w:cstheme="minorHAnsi"/>
                </w:rPr>
                <w:delText>Provided a draft of this report for feedback</w:delText>
              </w:r>
            </w:del>
          </w:p>
        </w:tc>
      </w:tr>
      <w:tr w:rsidR="00B4188F" w:rsidRPr="002B7EBF" w:rsidDel="00B4188F" w14:paraId="6001E330" w14:textId="3840B08A" w:rsidTr="00B4188F">
        <w:trPr>
          <w:trHeight w:val="1261"/>
          <w:del w:id="95" w:author="Benjamin Roberts" w:date="2024-06-10T22:14:00Z"/>
          <w:trPrChange w:id="96" w:author="Benjamin Roberts" w:date="2024-06-10T22:15:00Z">
            <w:trPr>
              <w:trHeight w:val="1261"/>
            </w:trPr>
          </w:trPrChange>
        </w:trPr>
        <w:tc>
          <w:tcPr>
            <w:tcW w:w="2771" w:type="dxa"/>
            <w:vAlign w:val="center"/>
            <w:tcPrChange w:id="97" w:author="Benjamin Roberts" w:date="2024-06-10T22:15:00Z">
              <w:tcPr>
                <w:tcW w:w="1415" w:type="dxa"/>
                <w:vAlign w:val="center"/>
              </w:tcPr>
            </w:tcPrChange>
          </w:tcPr>
          <w:p w14:paraId="5F581115" w14:textId="1E8DE7FF" w:rsidR="00B4188F" w:rsidRPr="002B7EBF" w:rsidDel="00B4188F" w:rsidRDefault="00B4188F" w:rsidP="009939EB">
            <w:pPr>
              <w:rPr>
                <w:del w:id="98" w:author="Benjamin Roberts" w:date="2024-06-10T22:14:00Z"/>
                <w:rFonts w:cstheme="minorHAnsi"/>
              </w:rPr>
            </w:pPr>
            <w:del w:id="99" w:author="Benjamin Roberts" w:date="2024-06-10T22:14:00Z">
              <w:r w:rsidRPr="002B7EBF" w:rsidDel="00B4188F">
                <w:rPr>
                  <w:rFonts w:cstheme="minorHAnsi"/>
                </w:rPr>
                <w:delText>QA Additional Learning Support</w:delText>
              </w:r>
            </w:del>
          </w:p>
        </w:tc>
        <w:tc>
          <w:tcPr>
            <w:tcW w:w="241" w:type="dxa"/>
            <w:vAlign w:val="center"/>
            <w:tcPrChange w:id="100" w:author="Benjamin Roberts" w:date="2024-06-10T22:15:00Z">
              <w:tcPr>
                <w:tcW w:w="1597" w:type="dxa"/>
                <w:vAlign w:val="center"/>
              </w:tcPr>
            </w:tcPrChange>
          </w:tcPr>
          <w:p w14:paraId="6A4096A4" w14:textId="25CE64DF" w:rsidR="00B4188F" w:rsidRPr="002B7EBF" w:rsidDel="00B4188F" w:rsidRDefault="00B4188F" w:rsidP="003670CF">
            <w:pPr>
              <w:jc w:val="center"/>
              <w:rPr>
                <w:del w:id="101" w:author="Benjamin Roberts" w:date="2024-06-10T22:14:00Z"/>
                <w:rFonts w:cstheme="minorHAnsi"/>
                <w:b/>
                <w:bCs/>
              </w:rPr>
            </w:pPr>
            <w:del w:id="102" w:author="Benjamin Roberts" w:date="2024-06-10T22:14:00Z">
              <w:r w:rsidRPr="002B7EBF" w:rsidDel="00B4188F">
                <w:rPr>
                  <w:rFonts w:cstheme="minorHAnsi"/>
                  <w:b/>
                  <w:bCs/>
                </w:rPr>
                <w:delText>E</w:delText>
              </w:r>
            </w:del>
          </w:p>
        </w:tc>
        <w:tc>
          <w:tcPr>
            <w:tcW w:w="6105" w:type="dxa"/>
            <w:vAlign w:val="center"/>
            <w:tcPrChange w:id="103" w:author="Benjamin Roberts" w:date="2024-06-10T22:15:00Z">
              <w:tcPr>
                <w:tcW w:w="6105" w:type="dxa"/>
                <w:vAlign w:val="center"/>
              </w:tcPr>
            </w:tcPrChange>
          </w:tcPr>
          <w:p w14:paraId="50942FFD" w14:textId="12433B25" w:rsidR="00B4188F" w:rsidRPr="002B7EBF" w:rsidDel="00B4188F" w:rsidRDefault="00B4188F" w:rsidP="007B6C31">
            <w:pPr>
              <w:pStyle w:val="ListParagraph"/>
              <w:numPr>
                <w:ilvl w:val="0"/>
                <w:numId w:val="9"/>
              </w:numPr>
              <w:rPr>
                <w:del w:id="104" w:author="Benjamin Roberts" w:date="2024-06-10T22:14:00Z"/>
                <w:rFonts w:cstheme="minorHAnsi"/>
              </w:rPr>
            </w:pPr>
            <w:del w:id="105" w:author="Benjamin Roberts" w:date="2024-06-10T22:14:00Z">
              <w:r w:rsidRPr="002B7EBF" w:rsidDel="00B4188F">
                <w:rPr>
                  <w:rFonts w:cstheme="minorHAnsi"/>
                </w:rPr>
                <w:delText>Provided a copy of this report for feedback</w:delText>
              </w:r>
            </w:del>
          </w:p>
        </w:tc>
      </w:tr>
    </w:tbl>
    <w:p w14:paraId="32D7D73E" w14:textId="039577AE" w:rsidR="007C4D41" w:rsidRPr="002B7EBF" w:rsidRDefault="007C4D41" w:rsidP="00FB17B9">
      <w:pPr>
        <w:rPr>
          <w:rFonts w:cstheme="minorHAnsi"/>
        </w:rPr>
      </w:pPr>
      <w:r w:rsidRPr="002B7EBF">
        <w:rPr>
          <w:rFonts w:cstheme="minorHAnsi"/>
        </w:rPr>
        <w:br w:type="page"/>
      </w:r>
    </w:p>
    <w:p w14:paraId="48257022" w14:textId="5C5FE60C" w:rsidR="00F239CC" w:rsidRPr="002B7EBF" w:rsidRDefault="00F239CC" w:rsidP="00F239CC">
      <w:pPr>
        <w:pStyle w:val="Heading1"/>
        <w:rPr>
          <w:rFonts w:asciiTheme="minorHAnsi" w:hAnsiTheme="minorHAnsi" w:cstheme="minorHAnsi"/>
        </w:rPr>
      </w:pPr>
      <w:bookmarkStart w:id="106" w:name="_Toc169536661"/>
      <w:r w:rsidRPr="002B7EBF">
        <w:rPr>
          <w:rFonts w:asciiTheme="minorHAnsi" w:hAnsiTheme="minorHAnsi" w:cstheme="minorHAnsi"/>
        </w:rPr>
        <w:lastRenderedPageBreak/>
        <w:t>Development – Set Up Dependencies</w:t>
      </w:r>
      <w:bookmarkEnd w:id="106"/>
    </w:p>
    <w:p w14:paraId="54C5177A" w14:textId="77777777" w:rsidR="00F239CC" w:rsidRPr="002B7EBF" w:rsidRDefault="00F239CC" w:rsidP="00F239CC">
      <w:pPr>
        <w:pStyle w:val="Heading2"/>
        <w:rPr>
          <w:rFonts w:asciiTheme="minorHAnsi" w:hAnsiTheme="minorHAnsi" w:cstheme="minorHAnsi"/>
        </w:rPr>
      </w:pPr>
      <w:bookmarkStart w:id="107" w:name="_Toc169536662"/>
      <w:r w:rsidRPr="002B7EBF">
        <w:rPr>
          <w:rFonts w:asciiTheme="minorHAnsi" w:hAnsiTheme="minorHAnsi" w:cstheme="minorHAnsi"/>
        </w:rPr>
        <w:t>CRUD - Database Connection</w:t>
      </w:r>
      <w:bookmarkEnd w:id="107"/>
    </w:p>
    <w:p w14:paraId="2822913E" w14:textId="11F1F7F0" w:rsidR="00F239CC" w:rsidRPr="002B7EBF" w:rsidRDefault="00F239CC" w:rsidP="00F239CC">
      <w:pPr>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108"/>
      <w:r w:rsidRPr="002B7EBF">
        <w:rPr>
          <w:rFonts w:cstheme="minorHAnsi"/>
        </w:rPr>
        <w:t xml:space="preserve">Decisioning </w:t>
      </w:r>
      <w:r w:rsidR="00110049" w:rsidRPr="002B7EBF">
        <w:rPr>
          <w:rFonts w:cstheme="minorHAnsi"/>
        </w:rPr>
        <w:t>S</w:t>
      </w:r>
      <w:r w:rsidRPr="002B7EBF">
        <w:rPr>
          <w:rFonts w:cstheme="minorHAnsi"/>
        </w:rPr>
        <w:t>trategy</w:t>
      </w:r>
      <w:commentRangeEnd w:id="108"/>
      <w:r w:rsidR="00DC49B4" w:rsidRPr="002B7EBF">
        <w:rPr>
          <w:rStyle w:val="CommentReference"/>
          <w:rFonts w:cstheme="minorHAnsi"/>
        </w:rPr>
        <w:commentReference w:id="108"/>
      </w:r>
      <w:r w:rsidRPr="002B7EBF">
        <w:rPr>
          <w:rFonts w:cstheme="minorHAnsi"/>
        </w:rPr>
        <w:t xml:space="preserve"> e.g. matching to internal customer data. Creating an integration therefore was a natural requirement. The below sections cover the work required for this.</w:t>
      </w:r>
    </w:p>
    <w:p w14:paraId="512ABCE8" w14:textId="77777777" w:rsidR="00F239CC" w:rsidRPr="002B7EBF" w:rsidRDefault="00F239CC" w:rsidP="00F239CC">
      <w:pPr>
        <w:pStyle w:val="Heading3"/>
        <w:rPr>
          <w:rFonts w:asciiTheme="minorHAnsi" w:hAnsiTheme="minorHAnsi" w:cstheme="minorHAnsi"/>
        </w:rPr>
      </w:pPr>
      <w:bookmarkStart w:id="109" w:name="_Toc169536663"/>
      <w:r w:rsidRPr="002B7EBF">
        <w:rPr>
          <w:rFonts w:asciiTheme="minorHAnsi" w:hAnsiTheme="minorHAnsi" w:cstheme="minorHAnsi"/>
        </w:rPr>
        <w:t>Standing up a Database Solution</w:t>
      </w:r>
      <w:bookmarkEnd w:id="109"/>
    </w:p>
    <w:p w14:paraId="6F9DF1C3" w14:textId="77777777" w:rsidR="00F239CC" w:rsidRPr="002B7EBF" w:rsidRDefault="00F239CC" w:rsidP="00F239CC">
      <w:pPr>
        <w:rPr>
          <w:rFonts w:cstheme="minorHAnsi"/>
        </w:rPr>
      </w:pPr>
      <w:r w:rsidRPr="002B7EBF">
        <w:rPr>
          <w:rFonts w:cstheme="minorHAnsi"/>
        </w:rPr>
        <w:t>2 Options were considered for this:</w:t>
      </w:r>
    </w:p>
    <w:p w14:paraId="1950ABBF" w14:textId="60C07ECA" w:rsidR="00F239CC" w:rsidRPr="002B7EBF" w:rsidRDefault="00F239CC" w:rsidP="00F239CC">
      <w:pPr>
        <w:pStyle w:val="ListParagraph"/>
        <w:numPr>
          <w:ilvl w:val="0"/>
          <w:numId w:val="14"/>
        </w:numPr>
        <w:rPr>
          <w:rFonts w:cstheme="minorHAnsi"/>
        </w:rPr>
      </w:pPr>
      <w:r w:rsidRPr="002B7EBF">
        <w:rPr>
          <w:rFonts w:cstheme="minorHAnsi"/>
        </w:rPr>
        <w:t xml:space="preserve">MySQL localhost database, </w:t>
      </w:r>
      <w:del w:id="110" w:author="Benjamin Roberts" w:date="2024-06-10T21:55:00Z">
        <w:r w:rsidRPr="002B7EBF" w:rsidDel="00DF7BE9">
          <w:rPr>
            <w:rFonts w:cstheme="minorHAnsi"/>
          </w:rPr>
          <w:delText>due to it being covered in the Stretch material of the 1</w:delText>
        </w:r>
        <w:r w:rsidRPr="002B7EBF" w:rsidDel="00DF7BE9">
          <w:rPr>
            <w:rFonts w:cstheme="minorHAnsi"/>
            <w:vertAlign w:val="superscript"/>
          </w:rPr>
          <w:delText>st</w:delText>
        </w:r>
        <w:r w:rsidRPr="002B7EBF" w:rsidDel="00DF7BE9">
          <w:rPr>
            <w:rFonts w:cstheme="minorHAnsi"/>
          </w:rPr>
          <w:delText xml:space="preserve"> live course</w:delText>
        </w:r>
      </w:del>
      <w:ins w:id="111" w:author="Benjamin Roberts" w:date="2024-06-10T21:55:00Z">
        <w:r w:rsidR="00DF7BE9">
          <w:rPr>
            <w:rFonts w:cstheme="minorHAnsi"/>
          </w:rPr>
          <w:t>a solution I</w:t>
        </w:r>
      </w:ins>
      <w:ins w:id="112" w:author="Benjamin Roberts" w:date="2024-06-10T21:56:00Z">
        <w:r w:rsidR="00DF7BE9">
          <w:rPr>
            <w:rFonts w:cstheme="minorHAnsi"/>
          </w:rPr>
          <w:t xml:space="preserve"> know to be open-source (and therefore free to use)</w:t>
        </w:r>
      </w:ins>
    </w:p>
    <w:p w14:paraId="46D97310" w14:textId="77777777" w:rsidR="00F239CC" w:rsidRPr="002B7EBF" w:rsidRDefault="00F239CC" w:rsidP="00F239CC">
      <w:pPr>
        <w:pStyle w:val="ListParagraph"/>
        <w:numPr>
          <w:ilvl w:val="0"/>
          <w:numId w:val="14"/>
        </w:numPr>
        <w:rPr>
          <w:rFonts w:cstheme="minorHAnsi"/>
        </w:rPr>
      </w:pPr>
      <w:r w:rsidRPr="002B7EBF">
        <w:rPr>
          <w:rFonts w:cstheme="minorHAnsi"/>
        </w:rPr>
        <w:t>An Azure SQL Database, which was recommended by my employer’s IT Delivery Managers as we hold licences for Visual Studio 2022 subscription, which come with $50 of monthly Azure Credits</w:t>
      </w:r>
    </w:p>
    <w:p w14:paraId="1F1FFAE4" w14:textId="77777777" w:rsidR="00F239CC" w:rsidRPr="002B7EBF" w:rsidRDefault="00F239CC" w:rsidP="00F239CC">
      <w:pPr>
        <w:rPr>
          <w:rFonts w:cstheme="minorHAnsi"/>
        </w:rPr>
      </w:pPr>
      <w:r w:rsidRPr="002B7EBF">
        <w:rPr>
          <w:rFonts w:cstheme="minorHAnsi"/>
        </w:rPr>
        <w:t>The Azure SQL Database was chosen due to:</w:t>
      </w:r>
    </w:p>
    <w:p w14:paraId="28E8BAA5" w14:textId="77777777" w:rsidR="00F239CC" w:rsidRPr="002B7EBF" w:rsidRDefault="00F239CC" w:rsidP="00F239CC">
      <w:pPr>
        <w:pStyle w:val="ListParagraph"/>
        <w:numPr>
          <w:ilvl w:val="0"/>
          <w:numId w:val="9"/>
        </w:numPr>
        <w:rPr>
          <w:rFonts w:cstheme="minorHAnsi"/>
        </w:rPr>
      </w:pPr>
      <w:r w:rsidRPr="002B7EBF">
        <w:rPr>
          <w:rFonts w:cstheme="minorHAnsi"/>
        </w:rPr>
        <w:t>The localhost nature of the MySQL solution limited the program to only working on the developer machine.</w:t>
      </w:r>
    </w:p>
    <w:p w14:paraId="034D202A" w14:textId="77777777" w:rsidR="00F239CC" w:rsidRPr="002B7EBF" w:rsidRDefault="00F239CC" w:rsidP="00F239CC">
      <w:pPr>
        <w:pStyle w:val="ListParagraph"/>
        <w:numPr>
          <w:ilvl w:val="0"/>
          <w:numId w:val="9"/>
        </w:numPr>
        <w:rPr>
          <w:rFonts w:cstheme="minorHAnsi"/>
        </w:rPr>
      </w:pPr>
      <w:r w:rsidRPr="002B7EBF">
        <w:rPr>
          <w:rFonts w:cstheme="minorHAnsi"/>
        </w:rPr>
        <w:t>Azure representing the opportunity to work with Cloud Computing resources.</w:t>
      </w:r>
    </w:p>
    <w:p w14:paraId="40D7A507" w14:textId="6AE65529" w:rsidR="00F239CC" w:rsidRPr="002B7EBF" w:rsidRDefault="00F239CC" w:rsidP="00F239CC">
      <w:pPr>
        <w:pStyle w:val="ListParagraph"/>
        <w:numPr>
          <w:ilvl w:val="0"/>
          <w:numId w:val="9"/>
        </w:numPr>
        <w:rPr>
          <w:rFonts w:cstheme="minorHAnsi"/>
        </w:rPr>
      </w:pPr>
      <w:r w:rsidRPr="002B7EBF">
        <w:rPr>
          <w:rFonts w:cstheme="minorHAnsi"/>
        </w:rPr>
        <w:t xml:space="preserve">Azure potentially providing a host to deploy this application to if it went </w:t>
      </w:r>
      <w:r w:rsidR="008150EB" w:rsidRPr="002B7EBF">
        <w:rPr>
          <w:rFonts w:cstheme="minorHAnsi"/>
        </w:rPr>
        <w:t>further.</w:t>
      </w:r>
    </w:p>
    <w:p w14:paraId="2BE2D91C" w14:textId="77777777" w:rsidR="00F239CC" w:rsidRPr="002B7EBF" w:rsidRDefault="00F239CC" w:rsidP="00F239CC">
      <w:pPr>
        <w:rPr>
          <w:rFonts w:cstheme="minorHAnsi"/>
        </w:rPr>
      </w:pPr>
      <w:r w:rsidRPr="002B7EBF">
        <w:rPr>
          <w:rFonts w:cstheme="minorHAnsi"/>
        </w:rPr>
        <w:t>Once set up, a connection was established within Java using the MS SQL JDBC library. This is contained within the “AzureJDBC.java” class within my project:</w:t>
      </w:r>
    </w:p>
    <w:p w14:paraId="0A78DC1C" w14:textId="77777777" w:rsidR="000A3930" w:rsidRDefault="00F239CC">
      <w:pPr>
        <w:keepNext/>
        <w:rPr>
          <w:ins w:id="113" w:author="Benjamin Roberts" w:date="2024-06-10T22:18:00Z"/>
        </w:rPr>
        <w:pPrChange w:id="114" w:author="Benjamin Roberts" w:date="2024-06-10T22:18:00Z">
          <w:pPr/>
        </w:pPrChange>
      </w:pPr>
      <w:r w:rsidRPr="002B7EBF">
        <w:rPr>
          <w:rFonts w:cstheme="minorHAnsi"/>
          <w:noProof/>
        </w:rPr>
        <w:lastRenderedPageBreak/>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38AFD04D" w14:textId="161933DC" w:rsidR="00F239CC" w:rsidRPr="002B7EBF" w:rsidRDefault="000A3930">
      <w:pPr>
        <w:pStyle w:val="Caption"/>
        <w:rPr>
          <w:rFonts w:cstheme="minorHAnsi"/>
        </w:rPr>
        <w:pPrChange w:id="115" w:author="Benjamin Roberts" w:date="2024-06-10T22:18:00Z">
          <w:pPr/>
        </w:pPrChange>
      </w:pPr>
      <w:bookmarkStart w:id="116" w:name="_Toc169506959"/>
      <w:bookmarkStart w:id="117" w:name="_Toc169536622"/>
      <w:ins w:id="118" w:author="Benjamin Roberts" w:date="2024-06-10T22:18:00Z">
        <w:r>
          <w:t xml:space="preserve">Figure </w:t>
        </w:r>
        <w:r>
          <w:fldChar w:fldCharType="begin"/>
        </w:r>
        <w:r>
          <w:instrText xml:space="preserve"> SEQ Figure \* ARABIC </w:instrText>
        </w:r>
      </w:ins>
      <w:r>
        <w:fldChar w:fldCharType="separate"/>
      </w:r>
      <w:ins w:id="119" w:author="Benjamin Roberts (Credit) [2]" w:date="2024-06-17T16:52:00Z">
        <w:r w:rsidR="00BE0CC7">
          <w:rPr>
            <w:noProof/>
          </w:rPr>
          <w:t>1</w:t>
        </w:r>
      </w:ins>
      <w:ins w:id="120" w:author="Benjamin Roberts" w:date="2024-06-10T22:18:00Z">
        <w:r>
          <w:fldChar w:fldCharType="end"/>
        </w:r>
        <w:r>
          <w:t xml:space="preserve"> - </w:t>
        </w:r>
        <w:r w:rsidRPr="00DB7EDE">
          <w:t>A Java Class called “AzureJDBC.java which handles a connection to an Azure SQL Database</w:t>
        </w:r>
      </w:ins>
      <w:bookmarkEnd w:id="116"/>
      <w:bookmarkEnd w:id="117"/>
    </w:p>
    <w:p w14:paraId="4BD6FE9A" w14:textId="1AFB4A44" w:rsidR="00D63B2E" w:rsidRDefault="00F239CC" w:rsidP="00F239CC">
      <w:pPr>
        <w:rPr>
          <w:ins w:id="121" w:author="Benjamin Roberts (Credit) [2]" w:date="2024-06-17T08:56:00Z"/>
          <w:rFonts w:cstheme="minorHAnsi"/>
          <w:b/>
          <w:bCs/>
        </w:rPr>
      </w:pPr>
      <w:del w:id="122" w:author="Benjamin Roberts" w:date="2024-06-10T22:18:00Z">
        <w:r w:rsidRPr="002B7EBF" w:rsidDel="000A3930">
          <w:rPr>
            <w:rFonts w:cstheme="minorHAnsi"/>
            <w:b/>
            <w:bCs/>
          </w:rPr>
          <w:delText>Figure: A Java Class called “AzureJDBC.java which handles a connection to an Azure SQL Database</w:delText>
        </w:r>
      </w:del>
    </w:p>
    <w:p w14:paraId="355CC38F" w14:textId="77777777" w:rsidR="00D63B2E" w:rsidRDefault="00D63B2E">
      <w:pPr>
        <w:rPr>
          <w:ins w:id="123" w:author="Benjamin Roberts (Credit) [2]" w:date="2024-06-17T08:56:00Z"/>
          <w:rFonts w:cstheme="minorHAnsi"/>
          <w:b/>
          <w:bCs/>
        </w:rPr>
      </w:pPr>
      <w:ins w:id="124" w:author="Benjamin Roberts (Credit) [2]" w:date="2024-06-17T08:56:00Z">
        <w:r>
          <w:rPr>
            <w:rFonts w:cstheme="minorHAnsi"/>
            <w:b/>
            <w:bCs/>
          </w:rPr>
          <w:br w:type="page"/>
        </w:r>
      </w:ins>
    </w:p>
    <w:p w14:paraId="11F2319D" w14:textId="77777777" w:rsidR="00F239CC" w:rsidRPr="002B7EBF" w:rsidRDefault="00F239CC" w:rsidP="00F239CC">
      <w:pPr>
        <w:pStyle w:val="Heading3"/>
        <w:rPr>
          <w:rFonts w:asciiTheme="minorHAnsi" w:hAnsiTheme="minorHAnsi" w:cstheme="minorHAnsi"/>
        </w:rPr>
      </w:pPr>
      <w:bookmarkStart w:id="125" w:name="_Toc169536664"/>
      <w:r w:rsidRPr="002B7EBF">
        <w:rPr>
          <w:rFonts w:asciiTheme="minorHAnsi" w:hAnsiTheme="minorHAnsi" w:cstheme="minorHAnsi"/>
        </w:rPr>
        <w:lastRenderedPageBreak/>
        <w:t>Handing Azure firewall</w:t>
      </w:r>
      <w:bookmarkEnd w:id="125"/>
    </w:p>
    <w:p w14:paraId="13661B72" w14:textId="0AC17627" w:rsidR="00F239CC" w:rsidRPr="002B7EBF" w:rsidRDefault="00F239CC" w:rsidP="00F239CC">
      <w:pPr>
        <w:jc w:val="both"/>
        <w:rPr>
          <w:rFonts w:cstheme="minorHAnsi"/>
        </w:rPr>
      </w:pPr>
      <w:r w:rsidRPr="002B7EBF">
        <w:rPr>
          <w:rFonts w:cstheme="minorHAnsi"/>
        </w:rPr>
        <w:t xml:space="preserve">One issue I had with connecting to the database was that Azure protects </w:t>
      </w:r>
      <w:commentRangeStart w:id="126"/>
      <w:r w:rsidRPr="002B7EBF">
        <w:rPr>
          <w:rFonts w:cstheme="minorHAnsi"/>
        </w:rPr>
        <w:t>its</w:t>
      </w:r>
      <w:commentRangeEnd w:id="126"/>
      <w:r w:rsidR="00DC49B4" w:rsidRPr="002B7EBF">
        <w:rPr>
          <w:rStyle w:val="CommentReference"/>
          <w:rFonts w:cstheme="minorHAnsi"/>
        </w:rPr>
        <w:commentReference w:id="126"/>
      </w:r>
      <w:r w:rsidRPr="002B7EBF">
        <w:rPr>
          <w:rFonts w:cstheme="minorHAnsi"/>
        </w:rPr>
        <w:t xml:space="preserve"> resources with a firewall.</w:t>
      </w:r>
    </w:p>
    <w:p w14:paraId="4F379BDC" w14:textId="77777777" w:rsidR="00F239CC" w:rsidRPr="002B7EBF" w:rsidRDefault="00F239CC" w:rsidP="00F239CC">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05A44C52" w14:textId="77777777" w:rsidR="000A3930" w:rsidRDefault="00F239CC">
      <w:pPr>
        <w:keepNext/>
        <w:rPr>
          <w:ins w:id="127" w:author="Benjamin Roberts" w:date="2024-06-10T22:18:00Z"/>
        </w:rPr>
        <w:pPrChange w:id="128" w:author="Benjamin Roberts" w:date="2024-06-10T22:18:00Z">
          <w:pPr/>
        </w:pPrChange>
      </w:pPr>
      <w:r w:rsidRPr="002B7EBF">
        <w:rPr>
          <w:rFonts w:cstheme="minorHAnsi"/>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36330A6" w14:textId="535FFE05" w:rsidR="00F239CC" w:rsidRPr="002B7EBF" w:rsidRDefault="000A3930">
      <w:pPr>
        <w:pStyle w:val="Caption"/>
        <w:rPr>
          <w:rFonts w:cstheme="minorHAnsi"/>
        </w:rPr>
        <w:pPrChange w:id="129" w:author="Benjamin Roberts" w:date="2024-06-10T22:18:00Z">
          <w:pPr/>
        </w:pPrChange>
      </w:pPr>
      <w:bookmarkStart w:id="130" w:name="_Toc169506960"/>
      <w:bookmarkStart w:id="131" w:name="_Toc169536623"/>
      <w:ins w:id="132" w:author="Benjamin Roberts" w:date="2024-06-10T22:18:00Z">
        <w:r>
          <w:t xml:space="preserve">Figure </w:t>
        </w:r>
        <w:r>
          <w:fldChar w:fldCharType="begin"/>
        </w:r>
        <w:r>
          <w:instrText xml:space="preserve"> SEQ Figure \* ARABIC </w:instrText>
        </w:r>
      </w:ins>
      <w:r>
        <w:fldChar w:fldCharType="separate"/>
      </w:r>
      <w:ins w:id="133" w:author="Benjamin Roberts (Credit) [2]" w:date="2024-06-17T16:52:00Z">
        <w:r w:rsidR="00BE0CC7">
          <w:rPr>
            <w:noProof/>
          </w:rPr>
          <w:t>2</w:t>
        </w:r>
      </w:ins>
      <w:ins w:id="134" w:author="Benjamin Roberts" w:date="2024-06-10T22:18:00Z">
        <w:r>
          <w:fldChar w:fldCharType="end"/>
        </w:r>
        <w:r>
          <w:t xml:space="preserve"> - </w:t>
        </w:r>
        <w:r w:rsidRPr="00B868AB">
          <w:t>A screenshot showing a Firewall rule in place on my database to only allow access from my network (with IP Addresses redacted)</w:t>
        </w:r>
      </w:ins>
      <w:bookmarkEnd w:id="130"/>
      <w:bookmarkEnd w:id="131"/>
    </w:p>
    <w:p w14:paraId="2F4E0F19" w14:textId="5F064A12" w:rsidR="00F239CC" w:rsidRPr="002B7EBF" w:rsidDel="000A3930" w:rsidRDefault="00F239CC" w:rsidP="00F239CC">
      <w:pPr>
        <w:rPr>
          <w:del w:id="135" w:author="Benjamin Roberts" w:date="2024-06-10T22:18:00Z"/>
          <w:rFonts w:cstheme="minorHAnsi"/>
          <w:b/>
          <w:bCs/>
        </w:rPr>
      </w:pPr>
      <w:del w:id="136" w:author="Benjamin Roberts" w:date="2024-06-10T22:18:00Z">
        <w:r w:rsidRPr="002B7EBF" w:rsidDel="000A3930">
          <w:rPr>
            <w:rFonts w:cstheme="minorHAnsi"/>
            <w:b/>
            <w:bCs/>
          </w:rPr>
          <w:delText>Figure: A screenshot showing a Firewall rule in place on my database to only allow access from my network (with IP Addresses redacted)</w:delText>
        </w:r>
      </w:del>
    </w:p>
    <w:p w14:paraId="60A5EDCC" w14:textId="77777777" w:rsidR="00F239CC" w:rsidRPr="002B7EBF" w:rsidRDefault="00F239CC" w:rsidP="00F239CC">
      <w:pPr>
        <w:rPr>
          <w:rFonts w:cstheme="minorHAnsi"/>
        </w:rPr>
      </w:pPr>
    </w:p>
    <w:p w14:paraId="58A0A265" w14:textId="77777777" w:rsidR="00F239CC" w:rsidRPr="002B7EBF" w:rsidRDefault="00F239CC" w:rsidP="00F239CC">
      <w:pPr>
        <w:rPr>
          <w:rFonts w:cstheme="minorHAnsi"/>
        </w:rPr>
      </w:pPr>
      <w:r w:rsidRPr="002B7EBF">
        <w:rPr>
          <w:rFonts w:cstheme="minorHAnsi"/>
        </w:rPr>
        <w:br w:type="page"/>
      </w:r>
    </w:p>
    <w:p w14:paraId="2582DD20" w14:textId="77777777" w:rsidR="00F239CC" w:rsidRPr="002B7EBF" w:rsidRDefault="00F239CC" w:rsidP="00F239CC">
      <w:pPr>
        <w:pStyle w:val="Heading3"/>
        <w:rPr>
          <w:rFonts w:asciiTheme="minorHAnsi" w:hAnsiTheme="minorHAnsi" w:cstheme="minorHAnsi"/>
        </w:rPr>
      </w:pPr>
      <w:bookmarkStart w:id="137" w:name="_Toc169536665"/>
      <w:r w:rsidRPr="002B7EBF">
        <w:rPr>
          <w:rFonts w:asciiTheme="minorHAnsi" w:hAnsiTheme="minorHAnsi" w:cstheme="minorHAnsi"/>
        </w:rPr>
        <w:lastRenderedPageBreak/>
        <w:t>Uploading Data</w:t>
      </w:r>
      <w:bookmarkEnd w:id="137"/>
    </w:p>
    <w:p w14:paraId="77534F45" w14:textId="02E0DE36" w:rsidR="00662A23" w:rsidRPr="002B7EBF" w:rsidRDefault="004B5105" w:rsidP="00F239CC">
      <w:pPr>
        <w:rPr>
          <w:rFonts w:cstheme="minorHAnsi"/>
        </w:rPr>
      </w:pPr>
      <w:r w:rsidRPr="002B7EBF">
        <w:rPr>
          <w:rFonts w:cstheme="minorHAnsi"/>
        </w:rPr>
        <w:t xml:space="preserve">Credit Decisioning logic typically relies on external data provided by credit bureaus e.g. for the UK those are Experian, </w:t>
      </w:r>
      <w:proofErr w:type="gramStart"/>
      <w:r w:rsidRPr="002B7EBF">
        <w:rPr>
          <w:rFonts w:cstheme="minorHAnsi"/>
        </w:rPr>
        <w:t>TransUnion</w:t>
      </w:r>
      <w:proofErr w:type="gramEnd"/>
      <w:r w:rsidRPr="002B7EBF">
        <w:rPr>
          <w:rFonts w:cstheme="minorHAnsi"/>
        </w:rPr>
        <w:t xml:space="preserve"> and Equifax. Being able to retrieve a source for this data was vital </w:t>
      </w:r>
      <w:r w:rsidR="00662A23" w:rsidRPr="002B7EBF">
        <w:rPr>
          <w:rFonts w:cstheme="minorHAnsi"/>
        </w:rPr>
        <w:t>to the program.</w:t>
      </w:r>
      <w:r w:rsidR="00C84BBC" w:rsidRPr="002B7EBF">
        <w:rPr>
          <w:rFonts w:cstheme="minorHAnsi"/>
        </w:rPr>
        <w:t xml:space="preserve"> </w:t>
      </w:r>
    </w:p>
    <w:p w14:paraId="5C3FD5C7" w14:textId="56A99458" w:rsidR="00597F5D" w:rsidRDefault="00662A23" w:rsidP="00F239CC">
      <w:pPr>
        <w:rPr>
          <w:ins w:id="138" w:author="Benjamin Roberts (Credit) [2]" w:date="2024-06-17T11:08:00Z"/>
          <w:rFonts w:cstheme="minorHAnsi"/>
        </w:rPr>
      </w:pPr>
      <w:r w:rsidRPr="002B7EBF">
        <w:rPr>
          <w:rFonts w:cstheme="minorHAnsi"/>
        </w:rPr>
        <w:t xml:space="preserve">The scope I set for this project meant that I needed a batch of data the program could access. For this, I </w:t>
      </w:r>
      <w:r w:rsidR="00C84BBC" w:rsidRPr="002B7EBF">
        <w:rPr>
          <w:rFonts w:cstheme="minorHAnsi"/>
        </w:rPr>
        <w:t>used a set of data based on Experian’s DelphiSelect API. This provides users with access to the data Experian hold on a person, which is used to create a credit file for that person. Lenders can then use this to inform their credit decisions (Experian, 2024).</w:t>
      </w:r>
    </w:p>
    <w:p w14:paraId="40B06E11" w14:textId="25016B2A" w:rsidR="00597F5D" w:rsidRDefault="00597F5D" w:rsidP="00F239CC">
      <w:pPr>
        <w:rPr>
          <w:ins w:id="139" w:author="Benjamin Roberts (Credit) [2]" w:date="2024-06-17T11:09:00Z"/>
          <w:rFonts w:cstheme="minorHAnsi"/>
        </w:rPr>
      </w:pPr>
      <w:ins w:id="140" w:author="Benjamin Roberts (Credit) [2]" w:date="2024-06-17T11:08:00Z">
        <w:r>
          <w:rPr>
            <w:rFonts w:cstheme="minorHAnsi"/>
          </w:rPr>
          <w:t>For my program to work, I needed a way to upload a Dataset to the SQL database. For support on this, I consulted our internal Data Delivery team</w:t>
        </w:r>
      </w:ins>
      <w:ins w:id="141" w:author="Benjamin Roberts (Credit) [2]" w:date="2024-06-17T11:09:00Z">
        <w:r>
          <w:rPr>
            <w:rFonts w:cstheme="minorHAnsi"/>
          </w:rPr>
          <w:t>. This was done over Microsoft Teams:</w:t>
        </w:r>
      </w:ins>
    </w:p>
    <w:p w14:paraId="3E787254" w14:textId="77777777" w:rsidR="00597F5D" w:rsidRPr="002B7EBF" w:rsidRDefault="00597F5D" w:rsidP="00597F5D">
      <w:pPr>
        <w:rPr>
          <w:ins w:id="142" w:author="Benjamin Roberts (Credit) [2]" w:date="2024-06-17T11:09:00Z"/>
          <w:rFonts w:cstheme="minorHAnsi"/>
        </w:rPr>
      </w:pPr>
      <w:ins w:id="143" w:author="Benjamin Roberts (Credit) [2]" w:date="2024-06-17T11:09:00Z">
        <w:r w:rsidRPr="002B7EBF">
          <w:rPr>
            <w:rFonts w:cstheme="minorHAnsi"/>
            <w:noProof/>
          </w:rPr>
          <w:drawing>
            <wp:inline distT="0" distB="0" distL="0" distR="0" wp14:anchorId="3F9433AA" wp14:editId="338ED042">
              <wp:extent cx="5753100" cy="3052103"/>
              <wp:effectExtent l="0" t="0" r="0" b="0"/>
              <wp:docPr id="156373751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14">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08D8431B" wp14:editId="6B930F17">
              <wp:extent cx="5731510" cy="3336290"/>
              <wp:effectExtent l="0" t="0" r="2540" b="0"/>
              <wp:docPr id="11808144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ins>
    </w:p>
    <w:p w14:paraId="2DC6D2DD" w14:textId="50529ECE" w:rsidR="00597F5D" w:rsidRPr="002B7EBF" w:rsidRDefault="00597F5D">
      <w:pPr>
        <w:pStyle w:val="Caption"/>
        <w:rPr>
          <w:ins w:id="144" w:author="Benjamin Roberts (Credit) [2]" w:date="2024-06-17T11:09:00Z"/>
          <w:rFonts w:cstheme="minorHAnsi"/>
        </w:rPr>
        <w:pPrChange w:id="145" w:author="Benjamin Roberts (Credit) [2]" w:date="2024-06-17T11:09:00Z">
          <w:pPr/>
        </w:pPrChange>
      </w:pPr>
      <w:bookmarkStart w:id="146" w:name="_Toc169536624"/>
      <w:ins w:id="147" w:author="Benjamin Roberts (Credit) [2]" w:date="2024-06-17T11:09:00Z">
        <w:r>
          <w:t xml:space="preserve">Figure </w:t>
        </w:r>
        <w:r>
          <w:fldChar w:fldCharType="begin"/>
        </w:r>
        <w:r>
          <w:instrText xml:space="preserve"> SEQ Figure \* ARABIC </w:instrText>
        </w:r>
      </w:ins>
      <w:r>
        <w:fldChar w:fldCharType="separate"/>
      </w:r>
      <w:ins w:id="148" w:author="Benjamin Roberts (Credit) [2]" w:date="2024-06-17T16:52:00Z">
        <w:r w:rsidR="00BE0CC7">
          <w:rPr>
            <w:noProof/>
          </w:rPr>
          <w:t>3</w:t>
        </w:r>
      </w:ins>
      <w:ins w:id="149" w:author="Benjamin Roberts (Credit) [2]" w:date="2024-06-17T11:09:00Z">
        <w:r>
          <w:fldChar w:fldCharType="end"/>
        </w:r>
        <w:r>
          <w:t xml:space="preserve"> - </w:t>
        </w:r>
        <w:r w:rsidRPr="003E188D">
          <w:t>Teams Messages – Uploading Test data Into Azure SQL Database</w:t>
        </w:r>
        <w:bookmarkEnd w:id="146"/>
        <w:r w:rsidRPr="002B7EBF">
          <w:rPr>
            <w:rFonts w:cstheme="minorHAnsi"/>
          </w:rPr>
          <w:br w:type="page"/>
        </w:r>
      </w:ins>
    </w:p>
    <w:p w14:paraId="196ACDFB" w14:textId="56869F58" w:rsidR="00B929C4" w:rsidRPr="002B7EBF" w:rsidRDefault="00B929C4" w:rsidP="00B929C4">
      <w:pPr>
        <w:rPr>
          <w:rFonts w:cstheme="minorHAnsi"/>
        </w:rPr>
      </w:pPr>
      <w:del w:id="150" w:author="Benjamin Roberts (Credit) [2]" w:date="2024-06-17T11:09:00Z">
        <w:r w:rsidRPr="002B7EBF" w:rsidDel="00597F5D">
          <w:rPr>
            <w:rFonts w:cstheme="minorHAnsi"/>
          </w:rPr>
          <w:lastRenderedPageBreak/>
          <w:delText>I explored</w:delText>
        </w:r>
      </w:del>
      <w:ins w:id="151" w:author="Benjamin Roberts (Credit) [2]" w:date="2024-06-17T11:09:00Z">
        <w:r w:rsidR="00597F5D">
          <w:rPr>
            <w:rFonts w:cstheme="minorHAnsi"/>
          </w:rPr>
          <w:t>From this conversation,</w:t>
        </w:r>
      </w:ins>
      <w:r w:rsidRPr="002B7EBF">
        <w:rPr>
          <w:rFonts w:cstheme="minorHAnsi"/>
        </w:rPr>
        <w:t xml:space="preserve"> 2 solutions for uploading a dataset based off this API into the Database</w:t>
      </w:r>
      <w:ins w:id="152" w:author="Benjamin Roberts (Credit) [2]" w:date="2024-06-17T11:10:00Z">
        <w:r w:rsidR="00597F5D">
          <w:rPr>
            <w:rFonts w:cstheme="minorHAnsi"/>
          </w:rPr>
          <w:t xml:space="preserve"> were identified</w:t>
        </w:r>
      </w:ins>
      <w:r w:rsidRPr="002B7EBF">
        <w:rPr>
          <w:rFonts w:cstheme="minorHAnsi"/>
        </w:rPr>
        <w:t>:</w:t>
      </w:r>
    </w:p>
    <w:p w14:paraId="70DC0A66" w14:textId="6DD03203" w:rsidR="00B929C4" w:rsidRPr="002B7EBF" w:rsidRDefault="00B929C4" w:rsidP="00B929C4">
      <w:pPr>
        <w:pStyle w:val="ListParagraph"/>
        <w:numPr>
          <w:ilvl w:val="0"/>
          <w:numId w:val="15"/>
        </w:numPr>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26AAF7CF" w14:textId="6D5C41F3" w:rsidR="00B929C4" w:rsidRPr="002B7EBF" w:rsidRDefault="00B929C4" w:rsidP="00B929C4">
      <w:pPr>
        <w:pStyle w:val="ListParagraph"/>
        <w:numPr>
          <w:ilvl w:val="0"/>
          <w:numId w:val="15"/>
        </w:numPr>
        <w:rPr>
          <w:rFonts w:cstheme="minorHAnsi"/>
        </w:rPr>
      </w:pPr>
      <w:r w:rsidRPr="002B7EBF">
        <w:rPr>
          <w:rFonts w:cstheme="minorHAnsi"/>
          <w:b/>
          <w:bCs/>
        </w:rPr>
        <w:t>Azure Data Factory</w:t>
      </w:r>
      <w:r w:rsidRPr="002B7EBF">
        <w:rPr>
          <w:rFonts w:cstheme="minorHAnsi"/>
        </w:rPr>
        <w:t xml:space="preserve"> – another </w:t>
      </w:r>
      <w:r w:rsidR="009B3FFC" w:rsidRPr="002B7EBF">
        <w:rPr>
          <w:rFonts w:cstheme="minorHAnsi"/>
        </w:rPr>
        <w:t>cloud-based</w:t>
      </w:r>
      <w:r w:rsidRPr="002B7EBF">
        <w:rPr>
          <w:rFonts w:cstheme="minorHAnsi"/>
        </w:rPr>
        <w:t xml:space="preserve"> tool offered by Microsoft for ETL (Extract, Transform, Load) Data </w:t>
      </w:r>
      <w:r w:rsidR="008150EB" w:rsidRPr="002B7EBF">
        <w:rPr>
          <w:rFonts w:cstheme="minorHAnsi"/>
        </w:rPr>
        <w:t>flows.</w:t>
      </w:r>
    </w:p>
    <w:p w14:paraId="40FB4BA0" w14:textId="1B57B3E0" w:rsidR="003972B3" w:rsidRPr="002B7EBF" w:rsidRDefault="00B929C4" w:rsidP="00B929C4">
      <w:pPr>
        <w:rPr>
          <w:rFonts w:cstheme="minorHAnsi"/>
        </w:rPr>
      </w:pPr>
      <w:r w:rsidRPr="002B7EBF">
        <w:rPr>
          <w:rFonts w:cstheme="minorHAnsi"/>
        </w:rPr>
        <w:t xml:space="preserve">The Import Wizard was preferred due to its simplicity, but this kept timing out while loading. Azure Data Factory was the alternative I discussed with our Data Delivery team (see Appendix). The tool provides a </w:t>
      </w:r>
      <w:r w:rsidR="009B3FFC" w:rsidRPr="002B7EBF">
        <w:rPr>
          <w:rFonts w:cstheme="minorHAnsi"/>
        </w:rPr>
        <w:t>beginner friendly</w:t>
      </w:r>
      <w:r w:rsidRPr="002B7EBF">
        <w:rPr>
          <w:rFonts w:cstheme="minorHAnsi"/>
        </w:rPr>
        <w:t xml:space="preserve"> “Ingest” template, which I was able to use to get my test dataset loaded.</w:t>
      </w:r>
      <w:r w:rsidR="003972B3" w:rsidRPr="002B7EBF">
        <w:rPr>
          <w:rFonts w:cstheme="minorHAnsi"/>
        </w:rPr>
        <w:t xml:space="preserve"> </w:t>
      </w:r>
    </w:p>
    <w:p w14:paraId="20974E84" w14:textId="610BADF5" w:rsidR="00B929C4" w:rsidRPr="002B7EBF" w:rsidRDefault="003972B3" w:rsidP="00B929C4">
      <w:pPr>
        <w:rPr>
          <w:rFonts w:cstheme="minorHAnsi"/>
        </w:rPr>
      </w:pPr>
      <w:r w:rsidRPr="002B7EBF">
        <w:rPr>
          <w:rFonts w:cstheme="minorHAnsi"/>
        </w:rPr>
        <w:t>Shown below is an example of this in action. The pipeline was run in “Debug” mode, which caters for one-off scenarios like this,</w:t>
      </w:r>
    </w:p>
    <w:p w14:paraId="6A4B4002" w14:textId="3F43E818" w:rsidR="00B929C4" w:rsidRPr="002B7EBF" w:rsidRDefault="00B929C4" w:rsidP="00B929C4">
      <w:pPr>
        <w:rPr>
          <w:rFonts w:cstheme="minorHAnsi"/>
        </w:rPr>
      </w:pPr>
      <w:r w:rsidRPr="002B7EBF">
        <w:rPr>
          <w:rFonts w:cstheme="minorHAnsi"/>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6"/>
                    <a:stretch>
                      <a:fillRect/>
                    </a:stretch>
                  </pic:blipFill>
                  <pic:spPr>
                    <a:xfrm>
                      <a:off x="0" y="0"/>
                      <a:ext cx="4360175" cy="2390889"/>
                    </a:xfrm>
                    <a:prstGeom prst="rect">
                      <a:avLst/>
                    </a:prstGeom>
                  </pic:spPr>
                </pic:pic>
              </a:graphicData>
            </a:graphic>
          </wp:inline>
        </w:drawing>
      </w:r>
    </w:p>
    <w:p w14:paraId="40FE6E5C" w14:textId="77777777" w:rsidR="000A3930" w:rsidRDefault="003972B3">
      <w:pPr>
        <w:keepNext/>
        <w:rPr>
          <w:ins w:id="153" w:author="Benjamin Roberts" w:date="2024-06-10T22:19:00Z"/>
        </w:rPr>
        <w:pPrChange w:id="154" w:author="Benjamin Roberts" w:date="2024-06-10T22:19:00Z">
          <w:pPr/>
        </w:pPrChange>
      </w:pPr>
      <w:r w:rsidRPr="002B7EBF">
        <w:rPr>
          <w:rFonts w:cstheme="minorHAnsi"/>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7"/>
                    <a:stretch>
                      <a:fillRect/>
                    </a:stretch>
                  </pic:blipFill>
                  <pic:spPr>
                    <a:xfrm>
                      <a:off x="0" y="0"/>
                      <a:ext cx="5537922" cy="2467355"/>
                    </a:xfrm>
                    <a:prstGeom prst="rect">
                      <a:avLst/>
                    </a:prstGeom>
                  </pic:spPr>
                </pic:pic>
              </a:graphicData>
            </a:graphic>
          </wp:inline>
        </w:drawing>
      </w:r>
    </w:p>
    <w:p w14:paraId="6798D1A7" w14:textId="41411FD2" w:rsidR="00C84BBC" w:rsidRPr="002B7EBF" w:rsidRDefault="000A3930">
      <w:pPr>
        <w:pStyle w:val="Caption"/>
        <w:rPr>
          <w:rFonts w:cstheme="minorHAnsi"/>
        </w:rPr>
        <w:pPrChange w:id="155" w:author="Benjamin Roberts" w:date="2024-06-10T22:19:00Z">
          <w:pPr/>
        </w:pPrChange>
      </w:pPr>
      <w:bookmarkStart w:id="156" w:name="_Toc169506961"/>
      <w:bookmarkStart w:id="157" w:name="_Toc169536625"/>
      <w:ins w:id="158" w:author="Benjamin Roberts" w:date="2024-06-10T22:19:00Z">
        <w:r>
          <w:t xml:space="preserve">Figure </w:t>
        </w:r>
        <w:r>
          <w:fldChar w:fldCharType="begin"/>
        </w:r>
        <w:r>
          <w:instrText xml:space="preserve"> SEQ Figure \* ARABIC </w:instrText>
        </w:r>
      </w:ins>
      <w:r>
        <w:fldChar w:fldCharType="separate"/>
      </w:r>
      <w:ins w:id="159" w:author="Benjamin Roberts (Credit) [2]" w:date="2024-06-17T16:52:00Z">
        <w:r w:rsidR="00BE0CC7">
          <w:rPr>
            <w:noProof/>
          </w:rPr>
          <w:t>4</w:t>
        </w:r>
      </w:ins>
      <w:ins w:id="160" w:author="Benjamin Roberts" w:date="2024-06-10T22:27:00Z">
        <w:del w:id="161" w:author="Benjamin Roberts (Credit) [2]" w:date="2024-06-17T11:09:00Z">
          <w:r w:rsidR="00EB6911" w:rsidDel="00597F5D">
            <w:rPr>
              <w:noProof/>
            </w:rPr>
            <w:delText>3</w:delText>
          </w:r>
        </w:del>
      </w:ins>
      <w:ins w:id="162" w:author="Benjamin Roberts" w:date="2024-06-10T22:19:00Z">
        <w:r>
          <w:fldChar w:fldCharType="end"/>
        </w:r>
        <w:r>
          <w:t xml:space="preserve"> - </w:t>
        </w:r>
        <w:r w:rsidRPr="00C222DD">
          <w:t xml:space="preserve">Azure Data Studio flow for loading data into </w:t>
        </w:r>
      </w:ins>
      <w:bookmarkEnd w:id="156"/>
      <w:bookmarkEnd w:id="157"/>
      <w:r w:rsidR="008150EB" w:rsidRPr="00C222DD">
        <w:t xml:space="preserve">a </w:t>
      </w:r>
      <w:proofErr w:type="gramStart"/>
      <w:r w:rsidR="008150EB" w:rsidRPr="00C222DD">
        <w:t>database</w:t>
      </w:r>
      <w:proofErr w:type="gramEnd"/>
    </w:p>
    <w:p w14:paraId="4E209921" w14:textId="514AC95F" w:rsidR="003972B3" w:rsidRPr="002B7EBF" w:rsidDel="000A3930" w:rsidRDefault="003972B3" w:rsidP="00F239CC">
      <w:pPr>
        <w:rPr>
          <w:del w:id="163" w:author="Benjamin Roberts" w:date="2024-06-10T22:19:00Z"/>
          <w:rFonts w:cstheme="minorHAnsi"/>
          <w:b/>
          <w:bCs/>
        </w:rPr>
      </w:pPr>
      <w:del w:id="164" w:author="Benjamin Roberts" w:date="2024-06-10T22:19:00Z">
        <w:r w:rsidRPr="002B7EBF" w:rsidDel="000A3930">
          <w:rPr>
            <w:rFonts w:cstheme="minorHAnsi"/>
            <w:b/>
            <w:bCs/>
          </w:rPr>
          <w:delText xml:space="preserve">Figure: Azure Data Studio flow </w:delText>
        </w:r>
        <w:commentRangeStart w:id="165"/>
        <w:r w:rsidRPr="002B7EBF" w:rsidDel="000A3930">
          <w:rPr>
            <w:rFonts w:cstheme="minorHAnsi"/>
            <w:b/>
            <w:bCs/>
          </w:rPr>
          <w:delText xml:space="preserve">for loading data into a </w:delText>
        </w:r>
        <w:commentRangeEnd w:id="165"/>
        <w:r w:rsidR="00DC49B4" w:rsidRPr="002B7EBF" w:rsidDel="000A3930">
          <w:rPr>
            <w:rStyle w:val="CommentReference"/>
            <w:rFonts w:cstheme="minorHAnsi"/>
          </w:rPr>
          <w:commentReference w:id="165"/>
        </w:r>
        <w:r w:rsidR="00110049" w:rsidRPr="002B7EBF" w:rsidDel="000A3930">
          <w:rPr>
            <w:rFonts w:cstheme="minorHAnsi"/>
            <w:b/>
            <w:bCs/>
          </w:rPr>
          <w:delText>database</w:delText>
        </w:r>
      </w:del>
    </w:p>
    <w:p w14:paraId="019DCC0A" w14:textId="77777777" w:rsidR="00F239CC" w:rsidRPr="002B7EBF" w:rsidRDefault="00F239CC" w:rsidP="00F239CC">
      <w:pPr>
        <w:pStyle w:val="Heading3"/>
        <w:rPr>
          <w:rFonts w:asciiTheme="minorHAnsi" w:hAnsiTheme="minorHAnsi" w:cstheme="minorHAnsi"/>
        </w:rPr>
      </w:pPr>
      <w:bookmarkStart w:id="166" w:name="_Toc169536666"/>
      <w:r w:rsidRPr="002B7EBF">
        <w:rPr>
          <w:rFonts w:asciiTheme="minorHAnsi" w:hAnsiTheme="minorHAnsi" w:cstheme="minorHAnsi"/>
        </w:rPr>
        <w:t>Access Management</w:t>
      </w:r>
      <w:bookmarkEnd w:id="166"/>
    </w:p>
    <w:p w14:paraId="1DA93E1A" w14:textId="1FA05EA4" w:rsidR="00F239CC" w:rsidRPr="002B7EBF" w:rsidRDefault="00F239CC" w:rsidP="00F239CC">
      <w:pPr>
        <w:rPr>
          <w:rFonts w:cstheme="minorHAnsi"/>
        </w:rPr>
      </w:pPr>
      <w:r w:rsidRPr="002B7EBF">
        <w:rPr>
          <w:rFonts w:cstheme="minorHAnsi"/>
        </w:rPr>
        <w:t xml:space="preserve">When creating the database, I was required to create a root/admin user, with full permissions to edit the database. It’s not appropriate to use this for my application as it has far more permissions </w:t>
      </w:r>
      <w:r w:rsidR="009B3FFC" w:rsidRPr="002B7EBF">
        <w:rPr>
          <w:rFonts w:cstheme="minorHAnsi"/>
        </w:rPr>
        <w:t>than</w:t>
      </w:r>
      <w:r w:rsidRPr="002B7EBF">
        <w:rPr>
          <w:rFonts w:cstheme="minorHAnsi"/>
        </w:rPr>
        <w:t xml:space="preserve"> it </w:t>
      </w:r>
      <w:proofErr w:type="gramStart"/>
      <w:r w:rsidRPr="002B7EBF">
        <w:rPr>
          <w:rFonts w:cstheme="minorHAnsi"/>
        </w:rPr>
        <w:t>actually needs</w:t>
      </w:r>
      <w:proofErr w:type="gramEnd"/>
      <w:r w:rsidRPr="002B7EBF">
        <w:rPr>
          <w:rFonts w:cstheme="minorHAnsi"/>
        </w:rPr>
        <w:t xml:space="preserve">, introducing security risks (Snowflake, 2024). </w:t>
      </w:r>
    </w:p>
    <w:p w14:paraId="3AE071FD" w14:textId="60B4DD88" w:rsidR="004B5105" w:rsidRPr="002B7EBF" w:rsidRDefault="00F239CC" w:rsidP="00F239CC">
      <w:pPr>
        <w:rPr>
          <w:rFonts w:cstheme="minorHAnsi"/>
        </w:rPr>
      </w:pPr>
      <w:r w:rsidRPr="002B7EBF">
        <w:rPr>
          <w:rFonts w:cstheme="minorHAnsi"/>
        </w:rPr>
        <w:t xml:space="preserve">To set an appropriate level of access, I created a new Integration User within my database &amp; granted only </w:t>
      </w:r>
      <w:commentRangeStart w:id="167"/>
      <w:r w:rsidRPr="002B7EBF">
        <w:rPr>
          <w:rFonts w:cstheme="minorHAnsi"/>
        </w:rPr>
        <w:t>permission</w:t>
      </w:r>
      <w:commentRangeEnd w:id="167"/>
      <w:r w:rsidR="00DC49B4" w:rsidRPr="002B7EBF">
        <w:rPr>
          <w:rStyle w:val="CommentReference"/>
          <w:rFonts w:cstheme="minorHAnsi"/>
        </w:rPr>
        <w:commentReference w:id="167"/>
      </w:r>
      <w:r w:rsidR="00110049" w:rsidRPr="002B7EBF">
        <w:rPr>
          <w:rFonts w:cstheme="minorHAnsi"/>
        </w:rPr>
        <w:t>s</w:t>
      </w:r>
      <w:r w:rsidRPr="002B7EBF">
        <w:rPr>
          <w:rFonts w:cstheme="minorHAnsi"/>
        </w:rPr>
        <w:t xml:space="preserve"> that were needed. </w:t>
      </w:r>
    </w:p>
    <w:p w14:paraId="6F77ADB0" w14:textId="1C6070EC" w:rsidR="000A3930" w:rsidRDefault="00BC164C">
      <w:pPr>
        <w:keepNext/>
        <w:rPr>
          <w:ins w:id="168" w:author="Benjamin Roberts" w:date="2024-06-10T22:20:00Z"/>
        </w:rPr>
        <w:pPrChange w:id="169" w:author="Benjamin Roberts" w:date="2024-06-10T22:20:00Z">
          <w:pPr/>
        </w:pPrChange>
      </w:pPr>
      <w:ins w:id="170" w:author="Benjamin Roberts (Credit) [2]" w:date="2024-06-17T10:53:00Z">
        <w:r w:rsidRPr="00BC164C">
          <w:rPr>
            <w:noProof/>
          </w:rPr>
          <w:lastRenderedPageBreak/>
          <w:drawing>
            <wp:inline distT="0" distB="0" distL="0" distR="0" wp14:anchorId="3AD8BFA3" wp14:editId="283CA902">
              <wp:extent cx="5953956" cy="5849166"/>
              <wp:effectExtent l="0" t="0" r="8890" b="0"/>
              <wp:docPr id="721395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5719" name="Picture 1" descr="A screenshot of a computer program&#10;&#10;Description automatically generated"/>
                      <pic:cNvPicPr/>
                    </pic:nvPicPr>
                    <pic:blipFill>
                      <a:blip r:embed="rId18"/>
                      <a:stretch>
                        <a:fillRect/>
                      </a:stretch>
                    </pic:blipFill>
                    <pic:spPr>
                      <a:xfrm>
                        <a:off x="0" y="0"/>
                        <a:ext cx="5953956" cy="5849166"/>
                      </a:xfrm>
                      <a:prstGeom prst="rect">
                        <a:avLst/>
                      </a:prstGeom>
                    </pic:spPr>
                  </pic:pic>
                </a:graphicData>
              </a:graphic>
            </wp:inline>
          </w:drawing>
        </w:r>
      </w:ins>
    </w:p>
    <w:p w14:paraId="42BC2137" w14:textId="3AED8151" w:rsidR="004B5105" w:rsidRPr="002B7EBF" w:rsidRDefault="000A3930">
      <w:pPr>
        <w:pStyle w:val="Caption"/>
        <w:rPr>
          <w:rFonts w:cstheme="minorHAnsi"/>
          <w:b/>
          <w:bCs/>
        </w:rPr>
        <w:pPrChange w:id="171" w:author="Benjamin Roberts" w:date="2024-06-10T22:20:00Z">
          <w:pPr/>
        </w:pPrChange>
      </w:pPr>
      <w:bookmarkStart w:id="172" w:name="_Toc169506962"/>
      <w:bookmarkStart w:id="173" w:name="_Toc169536626"/>
      <w:ins w:id="174" w:author="Benjamin Roberts" w:date="2024-06-10T22:20:00Z">
        <w:r>
          <w:t xml:space="preserve">Figure </w:t>
        </w:r>
        <w:r>
          <w:fldChar w:fldCharType="begin"/>
        </w:r>
        <w:r>
          <w:instrText xml:space="preserve"> SEQ Figure \* ARABIC </w:instrText>
        </w:r>
      </w:ins>
      <w:r>
        <w:fldChar w:fldCharType="separate"/>
      </w:r>
      <w:ins w:id="175" w:author="Benjamin Roberts (Credit) [2]" w:date="2024-06-17T16:52:00Z">
        <w:r w:rsidR="00BE0CC7">
          <w:rPr>
            <w:noProof/>
          </w:rPr>
          <w:t>5</w:t>
        </w:r>
      </w:ins>
      <w:ins w:id="176" w:author="Benjamin Roberts" w:date="2024-06-10T22:27:00Z">
        <w:del w:id="177" w:author="Benjamin Roberts (Credit) [2]" w:date="2024-06-17T11:09:00Z">
          <w:r w:rsidR="00EB6911" w:rsidDel="00597F5D">
            <w:rPr>
              <w:noProof/>
            </w:rPr>
            <w:delText>4</w:delText>
          </w:r>
        </w:del>
      </w:ins>
      <w:ins w:id="178" w:author="Benjamin Roberts" w:date="2024-06-10T22:20:00Z">
        <w:r>
          <w:fldChar w:fldCharType="end"/>
        </w:r>
        <w:r>
          <w:t xml:space="preserve"> - </w:t>
        </w:r>
        <w:r w:rsidRPr="002E189D">
          <w:t xml:space="preserve">SQL Code showing the creating of the integration user for the Java Program to </w:t>
        </w:r>
      </w:ins>
      <w:bookmarkEnd w:id="172"/>
      <w:bookmarkEnd w:id="173"/>
      <w:r w:rsidR="008150EB" w:rsidRPr="002E189D">
        <w:t>use.</w:t>
      </w:r>
    </w:p>
    <w:p w14:paraId="18C5BA03" w14:textId="0D2EB087" w:rsidR="004B5105" w:rsidRPr="002B7EBF" w:rsidDel="000A3930" w:rsidRDefault="004B5105" w:rsidP="00F239CC">
      <w:pPr>
        <w:rPr>
          <w:del w:id="179" w:author="Benjamin Roberts" w:date="2024-06-10T22:20:00Z"/>
          <w:rFonts w:cstheme="minorHAnsi"/>
          <w:b/>
          <w:bCs/>
        </w:rPr>
      </w:pPr>
      <w:del w:id="180" w:author="Benjamin Roberts" w:date="2024-06-10T22:20:00Z">
        <w:r w:rsidRPr="002B7EBF" w:rsidDel="000A3930">
          <w:rPr>
            <w:rFonts w:cstheme="minorHAnsi"/>
            <w:b/>
            <w:bCs/>
          </w:rPr>
          <w:delText>Figure: SQL Code showing the creating of the integration user for the Java Program to use</w:delText>
        </w:r>
      </w:del>
    </w:p>
    <w:p w14:paraId="00C03435" w14:textId="18DDC915" w:rsidR="00F239CC" w:rsidRPr="002B7EBF" w:rsidRDefault="004B5105" w:rsidP="00F239CC">
      <w:pPr>
        <w:rPr>
          <w:rFonts w:cstheme="minorHAnsi"/>
        </w:rPr>
      </w:pPr>
      <w:r w:rsidRPr="002B7EBF">
        <w:rPr>
          <w:rFonts w:cstheme="minorHAnsi"/>
        </w:rPr>
        <w:t>Permissions granted to this user</w:t>
      </w:r>
      <w:r w:rsidR="00F239CC" w:rsidRPr="002B7EBF">
        <w:rPr>
          <w:rFonts w:cstheme="minorHAnsi"/>
        </w:rPr>
        <w:t xml:space="preserve"> included:</w:t>
      </w:r>
    </w:p>
    <w:p w14:paraId="689F7C2D" w14:textId="59A8DC3D" w:rsidR="00F239CC" w:rsidRPr="002B7EBF" w:rsidRDefault="00F239CC" w:rsidP="00F239CC">
      <w:pPr>
        <w:pStyle w:val="ListParagraph"/>
        <w:numPr>
          <w:ilvl w:val="0"/>
          <w:numId w:val="9"/>
        </w:numPr>
        <w:rPr>
          <w:rFonts w:cstheme="minorHAnsi"/>
        </w:rPr>
      </w:pPr>
      <w:r w:rsidRPr="002B7EBF">
        <w:rPr>
          <w:rFonts w:cstheme="minorHAnsi"/>
        </w:rPr>
        <w:t xml:space="preserve">SELECT access to </w:t>
      </w:r>
      <w:del w:id="181" w:author="Benjamin Roberts (Credit) [2]" w:date="2024-06-17T10:57:00Z">
        <w:r w:rsidR="004B5105" w:rsidRPr="002B7EBF" w:rsidDel="00BC164C">
          <w:rPr>
            <w:rFonts w:cstheme="minorHAnsi"/>
          </w:rPr>
          <w:delText>database, via the “db_datareader” role used in SQL Server</w:delText>
        </w:r>
      </w:del>
      <w:ins w:id="182" w:author="Benjamin Roberts (Credit) [2]" w:date="2024-06-17T10:57:00Z">
        <w:r w:rsidR="00BC164C">
          <w:rPr>
            <w:rFonts w:cstheme="minorHAnsi"/>
          </w:rPr>
          <w:t>the views required by the program to execute</w:t>
        </w:r>
      </w:ins>
      <w:r w:rsidR="004B5105" w:rsidRPr="002B7EBF">
        <w:rPr>
          <w:rFonts w:cstheme="minorHAnsi"/>
        </w:rPr>
        <w:t xml:space="preserve"> (Microsoft, 2024)</w:t>
      </w:r>
    </w:p>
    <w:p w14:paraId="496BC545" w14:textId="1E963C39" w:rsidR="00F239CC" w:rsidRPr="002B7EBF" w:rsidRDefault="00F239CC" w:rsidP="00F239CC">
      <w:pPr>
        <w:pStyle w:val="NoSpacing"/>
        <w:rPr>
          <w:rFonts w:cstheme="minorHAnsi"/>
        </w:rPr>
      </w:pPr>
      <w:r w:rsidRPr="002B7EBF">
        <w:rPr>
          <w:rFonts w:cstheme="minorHAnsi"/>
          <w:noProof/>
        </w:rPr>
        <w:drawing>
          <wp:inline distT="0" distB="0" distL="0" distR="0" wp14:anchorId="427A413F" wp14:editId="04911008">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9"/>
                    <a:stretch>
                      <a:fillRect/>
                    </a:stretch>
                  </pic:blipFill>
                  <pic:spPr>
                    <a:xfrm>
                      <a:off x="0" y="0"/>
                      <a:ext cx="3991463" cy="734571"/>
                    </a:xfrm>
                    <a:prstGeom prst="rect">
                      <a:avLst/>
                    </a:prstGeom>
                  </pic:spPr>
                </pic:pic>
              </a:graphicData>
            </a:graphic>
          </wp:inline>
        </w:drawing>
      </w:r>
    </w:p>
    <w:p w14:paraId="77527F2E" w14:textId="77777777" w:rsidR="000A3930" w:rsidRDefault="00F239CC" w:rsidP="00BC164C">
      <w:pPr>
        <w:pStyle w:val="NoSpacing"/>
        <w:rPr>
          <w:ins w:id="183" w:author="Benjamin Roberts" w:date="2024-06-10T22:21:00Z"/>
        </w:rPr>
      </w:pPr>
      <w:r w:rsidRPr="002B7EBF">
        <w:rPr>
          <w:rFonts w:cstheme="minorHAnsi"/>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20"/>
                    <a:stretch>
                      <a:fillRect/>
                    </a:stretch>
                  </pic:blipFill>
                  <pic:spPr>
                    <a:xfrm>
                      <a:off x="0" y="0"/>
                      <a:ext cx="4029637" cy="685896"/>
                    </a:xfrm>
                    <a:prstGeom prst="rect">
                      <a:avLst/>
                    </a:prstGeom>
                  </pic:spPr>
                </pic:pic>
              </a:graphicData>
            </a:graphic>
          </wp:inline>
        </w:drawing>
      </w:r>
    </w:p>
    <w:p w14:paraId="467BB983" w14:textId="5D276888" w:rsidR="00F239CC" w:rsidRPr="002B7EBF" w:rsidRDefault="000A3930">
      <w:pPr>
        <w:pStyle w:val="Caption"/>
        <w:rPr>
          <w:rFonts w:cstheme="minorHAnsi"/>
        </w:rPr>
        <w:pPrChange w:id="184" w:author="Benjamin Roberts" w:date="2024-06-10T22:21:00Z">
          <w:pPr>
            <w:pStyle w:val="NoSpacing"/>
          </w:pPr>
        </w:pPrChange>
      </w:pPr>
      <w:bookmarkStart w:id="185" w:name="_Toc169506963"/>
      <w:bookmarkStart w:id="186" w:name="_Toc169536627"/>
      <w:ins w:id="187" w:author="Benjamin Roberts" w:date="2024-06-10T22:21:00Z">
        <w:r>
          <w:t xml:space="preserve">Figure </w:t>
        </w:r>
        <w:r>
          <w:fldChar w:fldCharType="begin"/>
        </w:r>
        <w:r>
          <w:instrText xml:space="preserve"> SEQ Figure \* ARABIC </w:instrText>
        </w:r>
      </w:ins>
      <w:r>
        <w:fldChar w:fldCharType="separate"/>
      </w:r>
      <w:ins w:id="188" w:author="Benjamin Roberts (Credit) [2]" w:date="2024-06-17T16:52:00Z">
        <w:r w:rsidR="00BE0CC7">
          <w:rPr>
            <w:noProof/>
          </w:rPr>
          <w:t>6</w:t>
        </w:r>
      </w:ins>
      <w:ins w:id="189" w:author="Benjamin Roberts" w:date="2024-06-10T22:27:00Z">
        <w:del w:id="190" w:author="Benjamin Roberts (Credit) [2]" w:date="2024-06-17T11:09:00Z">
          <w:r w:rsidR="00EB6911" w:rsidDel="00597F5D">
            <w:rPr>
              <w:noProof/>
            </w:rPr>
            <w:delText>5</w:delText>
          </w:r>
        </w:del>
      </w:ins>
      <w:ins w:id="191" w:author="Benjamin Roberts" w:date="2024-06-10T22:21:00Z">
        <w:r>
          <w:fldChar w:fldCharType="end"/>
        </w:r>
        <w:r>
          <w:t xml:space="preserve"> - SQL Views used within the Java Program</w:t>
        </w:r>
      </w:ins>
      <w:bookmarkEnd w:id="185"/>
      <w:bookmarkEnd w:id="186"/>
    </w:p>
    <w:p w14:paraId="1388C171" w14:textId="77777777" w:rsidR="00F239CC" w:rsidRPr="002B7EBF" w:rsidRDefault="00F239CC" w:rsidP="00F239CC">
      <w:pPr>
        <w:pStyle w:val="NoSpacing"/>
        <w:rPr>
          <w:rFonts w:cstheme="minorHAnsi"/>
        </w:rPr>
      </w:pPr>
    </w:p>
    <w:p w14:paraId="07265B5C" w14:textId="77777777" w:rsidR="004B5105" w:rsidRPr="002B7EBF" w:rsidRDefault="004B5105" w:rsidP="00F239CC">
      <w:pPr>
        <w:pStyle w:val="NoSpacing"/>
        <w:rPr>
          <w:rFonts w:cstheme="minorHAnsi"/>
        </w:rPr>
      </w:pPr>
    </w:p>
    <w:p w14:paraId="0071C048" w14:textId="7AE2947D" w:rsidR="00F239CC" w:rsidRPr="002B7EBF" w:rsidRDefault="00F239CC" w:rsidP="000B04AE">
      <w:pPr>
        <w:pStyle w:val="ListParagraph"/>
        <w:numPr>
          <w:ilvl w:val="0"/>
          <w:numId w:val="9"/>
        </w:numPr>
        <w:jc w:val="both"/>
        <w:rPr>
          <w:rFonts w:cstheme="minorHAnsi"/>
        </w:rPr>
      </w:pPr>
      <w:r w:rsidRPr="002B7EBF">
        <w:rPr>
          <w:rFonts w:cstheme="minorHAnsi"/>
        </w:rPr>
        <w:t>INSERT access to the “</w:t>
      </w:r>
      <w:proofErr w:type="gramStart"/>
      <w:r w:rsidRPr="002B7EBF">
        <w:rPr>
          <w:rFonts w:cstheme="minorHAnsi"/>
        </w:rPr>
        <w:t>dbo.JavaDecisioningHistory</w:t>
      </w:r>
      <w:proofErr w:type="gramEnd"/>
      <w:r w:rsidRPr="002B7EBF">
        <w:rPr>
          <w:rFonts w:cstheme="minorHAnsi"/>
        </w:rPr>
        <w:t xml:space="preserve">” table where transaction history will be </w:t>
      </w:r>
      <w:r w:rsidR="008150EB" w:rsidRPr="002B7EBF">
        <w:rPr>
          <w:rFonts w:cstheme="minorHAnsi"/>
        </w:rPr>
        <w:t>logged.</w:t>
      </w:r>
    </w:p>
    <w:p w14:paraId="4B5E5730" w14:textId="77777777" w:rsidR="000A3930" w:rsidRDefault="00F239CC">
      <w:pPr>
        <w:keepNext/>
        <w:jc w:val="both"/>
        <w:rPr>
          <w:ins w:id="192" w:author="Benjamin Roberts" w:date="2024-06-10T22:21:00Z"/>
        </w:rPr>
        <w:pPrChange w:id="193" w:author="Benjamin Roberts" w:date="2024-06-10T22:21:00Z">
          <w:pPr>
            <w:jc w:val="both"/>
          </w:pPr>
        </w:pPrChange>
      </w:pPr>
      <w:r w:rsidRPr="002B7EBF">
        <w:rPr>
          <w:rFonts w:cstheme="minorHAnsi"/>
          <w:noProof/>
        </w:rPr>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21"/>
                    <a:stretch>
                      <a:fillRect/>
                    </a:stretch>
                  </pic:blipFill>
                  <pic:spPr>
                    <a:xfrm>
                      <a:off x="0" y="0"/>
                      <a:ext cx="4401164" cy="2038635"/>
                    </a:xfrm>
                    <a:prstGeom prst="rect">
                      <a:avLst/>
                    </a:prstGeom>
                  </pic:spPr>
                </pic:pic>
              </a:graphicData>
            </a:graphic>
          </wp:inline>
        </w:drawing>
      </w:r>
    </w:p>
    <w:p w14:paraId="34BD4A93" w14:textId="11E85351" w:rsidR="00D63B2E" w:rsidRPr="00D63B2E" w:rsidRDefault="000A3930">
      <w:pPr>
        <w:pStyle w:val="Caption"/>
        <w:jc w:val="both"/>
        <w:pPrChange w:id="194" w:author="Benjamin Roberts (Credit) [2]" w:date="2024-06-17T08:58:00Z">
          <w:pPr>
            <w:jc w:val="both"/>
          </w:pPr>
        </w:pPrChange>
      </w:pPr>
      <w:bookmarkStart w:id="195" w:name="_Toc169506964"/>
      <w:bookmarkStart w:id="196" w:name="_Toc169536628"/>
      <w:ins w:id="197" w:author="Benjamin Roberts" w:date="2024-06-10T22:21:00Z">
        <w:r>
          <w:t xml:space="preserve">Figure </w:t>
        </w:r>
        <w:r>
          <w:fldChar w:fldCharType="begin"/>
        </w:r>
        <w:r>
          <w:instrText xml:space="preserve"> SEQ Figure \* ARABIC </w:instrText>
        </w:r>
      </w:ins>
      <w:r>
        <w:fldChar w:fldCharType="separate"/>
      </w:r>
      <w:ins w:id="198" w:author="Benjamin Roberts (Credit) [2]" w:date="2024-06-17T16:52:00Z">
        <w:r w:rsidR="00BE0CC7">
          <w:rPr>
            <w:noProof/>
          </w:rPr>
          <w:t>7</w:t>
        </w:r>
      </w:ins>
      <w:ins w:id="199" w:author="Benjamin Roberts" w:date="2024-06-10T22:27:00Z">
        <w:del w:id="200" w:author="Benjamin Roberts (Credit) [2]" w:date="2024-06-17T11:09:00Z">
          <w:r w:rsidR="00EB6911" w:rsidDel="00597F5D">
            <w:rPr>
              <w:noProof/>
            </w:rPr>
            <w:delText>6</w:delText>
          </w:r>
        </w:del>
      </w:ins>
      <w:ins w:id="201" w:author="Benjamin Roberts" w:date="2024-06-10T22:21:00Z">
        <w:r>
          <w:fldChar w:fldCharType="end"/>
        </w:r>
        <w:r>
          <w:t xml:space="preserve"> - SQL Table use to log results history of the Java Program</w:t>
        </w:r>
      </w:ins>
      <w:bookmarkEnd w:id="195"/>
      <w:bookmarkEnd w:id="196"/>
    </w:p>
    <w:p w14:paraId="344B36BE" w14:textId="77777777" w:rsidR="00597F5D" w:rsidRDefault="00597F5D">
      <w:pPr>
        <w:rPr>
          <w:ins w:id="202" w:author="Benjamin Roberts (Credit) [2]" w:date="2024-06-17T11:07:00Z"/>
          <w:rFonts w:eastAsiaTheme="majorEastAsia" w:cstheme="minorHAnsi"/>
          <w:color w:val="1F3763" w:themeColor="accent1" w:themeShade="7F"/>
          <w:sz w:val="24"/>
          <w:szCs w:val="24"/>
        </w:rPr>
      </w:pPr>
      <w:ins w:id="203" w:author="Benjamin Roberts (Credit) [2]" w:date="2024-06-17T11:07:00Z">
        <w:r>
          <w:rPr>
            <w:rFonts w:cstheme="minorHAnsi"/>
          </w:rPr>
          <w:br w:type="page"/>
        </w:r>
      </w:ins>
    </w:p>
    <w:p w14:paraId="4621089C" w14:textId="60E10A0B" w:rsidR="00A02625" w:rsidRPr="008150EB" w:rsidRDefault="00D63B2E">
      <w:pPr>
        <w:pStyle w:val="Heading3"/>
        <w:jc w:val="both"/>
        <w:rPr>
          <w:ins w:id="204" w:author="Benjamin Roberts (Credit) [2]" w:date="2024-06-17T09:06:00Z"/>
          <w:rFonts w:cstheme="minorHAnsi"/>
        </w:rPr>
        <w:pPrChange w:id="205" w:author="Benjamin Roberts (Credit) [2]" w:date="2024-06-17T09:19:00Z">
          <w:pPr/>
        </w:pPrChange>
      </w:pPr>
      <w:bookmarkStart w:id="206" w:name="_Toc169536667"/>
      <w:ins w:id="207" w:author="Benjamin Roberts (Credit) [2]" w:date="2024-06-17T08:58:00Z">
        <w:r>
          <w:rPr>
            <w:rFonts w:asciiTheme="minorHAnsi" w:hAnsiTheme="minorHAnsi" w:cstheme="minorHAnsi"/>
          </w:rPr>
          <w:lastRenderedPageBreak/>
          <w:t>Personal Data (PII) Protection</w:t>
        </w:r>
      </w:ins>
      <w:bookmarkEnd w:id="206"/>
    </w:p>
    <w:p w14:paraId="4E77796A" w14:textId="77777777" w:rsidR="00373E35" w:rsidRDefault="00A02625">
      <w:pPr>
        <w:jc w:val="both"/>
        <w:rPr>
          <w:ins w:id="208" w:author="Benjamin Roberts (Credit) [2]" w:date="2024-06-17T09:16:00Z"/>
        </w:rPr>
        <w:pPrChange w:id="209" w:author="Benjamin Roberts (Credit) [2]" w:date="2024-06-17T10:42:00Z">
          <w:pPr/>
        </w:pPrChange>
      </w:pPr>
      <w:ins w:id="210" w:author="Benjamin Roberts (Credit) [2]" w:date="2024-06-17T09:06:00Z">
        <w:r>
          <w:t>This access management configuration can also be used for another purpose: protecting Personal Data (PII).</w:t>
        </w:r>
      </w:ins>
      <w:ins w:id="211" w:author="Benjamin Roberts (Credit) [2]" w:date="2024-06-17T09:07:00Z">
        <w:r>
          <w:t xml:space="preserve"> Credit Decisioning Systems like this must collect </w:t>
        </w:r>
      </w:ins>
      <w:ins w:id="212" w:author="Benjamin Roberts (Credit) [2]" w:date="2024-06-17T09:15:00Z">
        <w:r w:rsidR="00373E35">
          <w:t>personal</w:t>
        </w:r>
      </w:ins>
      <w:ins w:id="213" w:author="Benjamin Roberts (Credit) [2]" w:date="2024-06-17T09:16:00Z">
        <w:r w:rsidR="00373E35">
          <w:t xml:space="preserve"> data to be able to conduct a credit search on a person e.g. Experian’s DelphiSelect API requires at least:</w:t>
        </w:r>
      </w:ins>
    </w:p>
    <w:p w14:paraId="34159CB5" w14:textId="2F181417" w:rsidR="00373E35" w:rsidRDefault="00373E35">
      <w:pPr>
        <w:pStyle w:val="ListParagraph"/>
        <w:numPr>
          <w:ilvl w:val="0"/>
          <w:numId w:val="9"/>
        </w:numPr>
        <w:jc w:val="both"/>
        <w:rPr>
          <w:ins w:id="214" w:author="Benjamin Roberts (Credit) [2]" w:date="2024-06-17T09:16:00Z"/>
        </w:rPr>
        <w:pPrChange w:id="215" w:author="Benjamin Roberts (Credit) [2]" w:date="2024-06-17T10:42:00Z">
          <w:pPr>
            <w:pStyle w:val="ListParagraph"/>
            <w:numPr>
              <w:numId w:val="9"/>
            </w:numPr>
            <w:ind w:left="360" w:hanging="360"/>
          </w:pPr>
        </w:pPrChange>
      </w:pPr>
      <w:ins w:id="216" w:author="Benjamin Roberts (Credit) [2]" w:date="2024-06-17T09:16:00Z">
        <w:r>
          <w:t>Full name of the person in question</w:t>
        </w:r>
      </w:ins>
    </w:p>
    <w:p w14:paraId="2C63E1F5" w14:textId="78659A61" w:rsidR="00373E35" w:rsidRDefault="00373E35">
      <w:pPr>
        <w:pStyle w:val="ListParagraph"/>
        <w:numPr>
          <w:ilvl w:val="0"/>
          <w:numId w:val="9"/>
        </w:numPr>
        <w:jc w:val="both"/>
        <w:rPr>
          <w:ins w:id="217" w:author="Benjamin Roberts (Credit) [2]" w:date="2024-06-17T09:16:00Z"/>
        </w:rPr>
        <w:pPrChange w:id="218" w:author="Benjamin Roberts (Credit) [2]" w:date="2024-06-17T10:42:00Z">
          <w:pPr>
            <w:pStyle w:val="ListParagraph"/>
            <w:numPr>
              <w:numId w:val="9"/>
            </w:numPr>
            <w:ind w:left="360" w:hanging="360"/>
          </w:pPr>
        </w:pPrChange>
      </w:pPr>
      <w:ins w:id="219" w:author="Benjamin Roberts (Credit) [2]" w:date="2024-06-17T09:16:00Z">
        <w:r>
          <w:t>Date of Birth</w:t>
        </w:r>
      </w:ins>
    </w:p>
    <w:p w14:paraId="40F68B4B" w14:textId="77777777" w:rsidR="00373E35" w:rsidRDefault="00373E35">
      <w:pPr>
        <w:pStyle w:val="ListParagraph"/>
        <w:numPr>
          <w:ilvl w:val="0"/>
          <w:numId w:val="9"/>
        </w:numPr>
        <w:jc w:val="both"/>
        <w:rPr>
          <w:ins w:id="220" w:author="Benjamin Roberts (Credit) [2]" w:date="2024-06-17T09:17:00Z"/>
        </w:rPr>
        <w:pPrChange w:id="221" w:author="Benjamin Roberts (Credit) [2]" w:date="2024-06-17T10:42:00Z">
          <w:pPr>
            <w:pStyle w:val="ListParagraph"/>
            <w:numPr>
              <w:numId w:val="9"/>
            </w:numPr>
            <w:ind w:left="360" w:hanging="360"/>
          </w:pPr>
        </w:pPrChange>
      </w:pPr>
      <w:ins w:id="222" w:author="Benjamin Roberts (Credit) [2]" w:date="2024-06-17T09:17:00Z">
        <w:r>
          <w:t>At least the current address of the person in question</w:t>
        </w:r>
      </w:ins>
    </w:p>
    <w:p w14:paraId="35EA7506" w14:textId="64EA8C90" w:rsidR="00373E35" w:rsidRDefault="00373E35">
      <w:pPr>
        <w:pStyle w:val="ListParagraph"/>
        <w:numPr>
          <w:ilvl w:val="0"/>
          <w:numId w:val="9"/>
        </w:numPr>
        <w:jc w:val="both"/>
        <w:rPr>
          <w:ins w:id="223" w:author="Benjamin Roberts (Credit) [2]" w:date="2024-06-17T09:18:00Z"/>
        </w:rPr>
        <w:pPrChange w:id="224" w:author="Benjamin Roberts (Credit) [2]" w:date="2024-06-17T10:42:00Z">
          <w:pPr>
            <w:pStyle w:val="ListParagraph"/>
            <w:numPr>
              <w:numId w:val="9"/>
            </w:numPr>
            <w:ind w:left="360" w:hanging="360"/>
          </w:pPr>
        </w:pPrChange>
      </w:pPr>
      <w:ins w:id="225" w:author="Benjamin Roberts (Credit) [2]" w:date="2024-06-17T09:17:00Z">
        <w:r>
          <w:t xml:space="preserve">Previous addresses are also often needed if the person in question has resided at their current address for less </w:t>
        </w:r>
      </w:ins>
      <w:r w:rsidR="008150EB">
        <w:t>than</w:t>
      </w:r>
      <w:ins w:id="226" w:author="Benjamin Roberts (Credit) [2]" w:date="2024-06-17T09:18:00Z">
        <w:r>
          <w:t xml:space="preserve"> 3 </w:t>
        </w:r>
        <w:proofErr w:type="gramStart"/>
        <w:r>
          <w:t>years</w:t>
        </w:r>
        <w:proofErr w:type="gramEnd"/>
      </w:ins>
    </w:p>
    <w:p w14:paraId="49E43FA4" w14:textId="77777777" w:rsidR="00473F94" w:rsidRDefault="00373E35">
      <w:pPr>
        <w:jc w:val="both"/>
        <w:rPr>
          <w:ins w:id="227" w:author="Benjamin Roberts (Credit) [2]" w:date="2024-06-17T09:24:00Z"/>
        </w:rPr>
        <w:pPrChange w:id="228" w:author="Benjamin Roberts (Credit) [2]" w:date="2024-06-17T10:42:00Z">
          <w:pPr/>
        </w:pPrChange>
      </w:pPr>
      <w:ins w:id="229" w:author="Benjamin Roberts (Credit) [2]" w:date="2024-06-17T09:18:00Z">
        <w:r>
          <w:t>(</w:t>
        </w:r>
      </w:ins>
      <w:ins w:id="230" w:author="Benjamin Roberts (Credit) [2]" w:date="2024-06-17T09:24:00Z">
        <w:r w:rsidR="00473F94">
          <w:t>Experian</w:t>
        </w:r>
      </w:ins>
      <w:ins w:id="231" w:author="Benjamin Roberts (Credit) [2]" w:date="2024-06-17T09:18:00Z">
        <w:r>
          <w:t>, 2024)</w:t>
        </w:r>
      </w:ins>
    </w:p>
    <w:p w14:paraId="31545171" w14:textId="77777777" w:rsidR="002E4B96" w:rsidRDefault="00473F94">
      <w:pPr>
        <w:jc w:val="both"/>
        <w:rPr>
          <w:ins w:id="232" w:author="Benjamin Roberts (Credit) [2]" w:date="2024-06-17T10:23:00Z"/>
        </w:rPr>
        <w:pPrChange w:id="233" w:author="Benjamin Roberts (Credit) [2]" w:date="2024-06-17T11:07:00Z">
          <w:pPr/>
        </w:pPrChange>
      </w:pPr>
      <w:ins w:id="234" w:author="Benjamin Roberts (Credit) [2]" w:date="2024-06-17T09:24:00Z">
        <w:r>
          <w:t xml:space="preserve">Each of these Data Points </w:t>
        </w:r>
      </w:ins>
      <w:ins w:id="235" w:author="Benjamin Roberts (Credit) [2]" w:date="2024-06-17T09:28:00Z">
        <w:r>
          <w:t>are protected under the UK's Data Protection Act 2018, which also codifies the GDPR into UK Law (Data Protection Act</w:t>
        </w:r>
      </w:ins>
      <w:ins w:id="236" w:author="Benjamin Roberts (Credit) [2]" w:date="2024-06-17T09:29:00Z">
        <w:r>
          <w:t xml:space="preserve">, 2018). </w:t>
        </w:r>
      </w:ins>
      <w:ins w:id="237" w:author="Benjamin Roberts (Credit) [2]" w:date="2024-06-17T10:22:00Z">
        <w:r w:rsidR="002E4B96">
          <w:t xml:space="preserve">The program is currently collecting the Full Name of the user as a starting point to </w:t>
        </w:r>
      </w:ins>
      <w:ins w:id="238" w:author="Benjamin Roberts (Credit) [2]" w:date="2024-06-17T10:23:00Z">
        <w:r w:rsidR="002E4B96">
          <w:t>allow a full API integration in future. This means the program must be mindful of Data Protection/GDPR requirements.</w:t>
        </w:r>
      </w:ins>
    </w:p>
    <w:p w14:paraId="5B9F6C39" w14:textId="76E23F33" w:rsidR="002E4B96" w:rsidRDefault="00F01198">
      <w:pPr>
        <w:jc w:val="both"/>
        <w:rPr>
          <w:ins w:id="239" w:author="Benjamin Roberts (Credit) [2]" w:date="2024-06-17T10:42:00Z"/>
        </w:rPr>
        <w:pPrChange w:id="240" w:author="Benjamin Roberts (Credit) [2]" w:date="2024-06-17T11:07:00Z">
          <w:pPr/>
        </w:pPrChange>
      </w:pPr>
      <w:ins w:id="241" w:author="Benjamin Roberts (Credit) [2]" w:date="2024-06-17T10:37:00Z">
        <w:r>
          <w:t xml:space="preserve">Using a SQL databases within the program creates the risk of SQL </w:t>
        </w:r>
      </w:ins>
      <w:ins w:id="242" w:author="Benjamin Roberts (Credit) [2]" w:date="2024-06-17T10:38:00Z">
        <w:r>
          <w:t>Injection</w:t>
        </w:r>
      </w:ins>
      <w:ins w:id="243" w:author="Benjamin Roberts (Credit) [2]" w:date="2024-06-17T10:37:00Z">
        <w:r>
          <w:t>, where malicious input into the program c</w:t>
        </w:r>
      </w:ins>
      <w:ins w:id="244" w:author="Benjamin Roberts (Credit) [2]" w:date="2024-06-17T10:38:00Z">
        <w:r>
          <w:t>an lead to arbitrary execution e.g. a user passes in a SQL command instead of a name (W3Schools, 2024)</w:t>
        </w:r>
      </w:ins>
      <w:ins w:id="245" w:author="Benjamin Roberts (Credit) [2]" w:date="2024-06-17T10:37:00Z">
        <w:r>
          <w:t xml:space="preserve">. </w:t>
        </w:r>
      </w:ins>
      <w:ins w:id="246" w:author="Benjamin Roberts (Credit) [2]" w:date="2024-06-17T10:26:00Z">
        <w:r w:rsidR="002E4B96">
          <w:t>This is where the SELECT and IN</w:t>
        </w:r>
      </w:ins>
      <w:ins w:id="247" w:author="Benjamin Roberts (Credit) [2]" w:date="2024-06-17T10:29:00Z">
        <w:r w:rsidR="002E4B96">
          <w:t>SERT permissions assigned above come into effect. The Full</w:t>
        </w:r>
      </w:ins>
      <w:ins w:id="248" w:author="Benjamin Roberts (Credit) [2]" w:date="2024-06-17T10:30:00Z">
        <w:r w:rsidR="002E4B96">
          <w:t xml:space="preserve"> Name </w:t>
        </w:r>
      </w:ins>
      <w:ins w:id="249" w:author="Benjamin Roberts (Credit) [2]" w:date="2024-06-17T10:32:00Z">
        <w:r>
          <w:t>collected in the application is only saved to the “</w:t>
        </w:r>
        <w:proofErr w:type="gramStart"/>
        <w:r>
          <w:t>dbo.JavaDecisioningHistory</w:t>
        </w:r>
        <w:proofErr w:type="gramEnd"/>
        <w:r>
          <w:t xml:space="preserve">” </w:t>
        </w:r>
      </w:ins>
      <w:ins w:id="250" w:author="Benjamin Roberts (Credit) [2]" w:date="2024-06-17T10:39:00Z">
        <w:r>
          <w:t>, which the integration user only has INSERT permissions on. This prevents</w:t>
        </w:r>
      </w:ins>
      <w:ins w:id="251" w:author="Benjamin Roberts (Credit) [2]" w:date="2024-06-17T10:41:00Z">
        <w:r>
          <w:t xml:space="preserve"> a malicious user from entering a query to retrieve data from this table, as the database permissions will result in the query being reje</w:t>
        </w:r>
      </w:ins>
      <w:ins w:id="252" w:author="Benjamin Roberts (Credit) [2]" w:date="2024-06-17T10:42:00Z">
        <w:r>
          <w:t>cted.</w:t>
        </w:r>
      </w:ins>
    </w:p>
    <w:p w14:paraId="0F302F61" w14:textId="24924121" w:rsidR="00F01198" w:rsidRDefault="00782C16">
      <w:pPr>
        <w:jc w:val="both"/>
        <w:rPr>
          <w:ins w:id="253" w:author="Benjamin Roberts (Credit) [2]" w:date="2024-06-17T10:23:00Z"/>
        </w:rPr>
        <w:pPrChange w:id="254" w:author="Benjamin Roberts (Credit) [2]" w:date="2024-06-17T11:07:00Z">
          <w:pPr/>
        </w:pPrChange>
      </w:pPr>
      <w:ins w:id="255" w:author="Benjamin Roberts (Credit) [2]" w:date="2024-06-17T10:42:00Z">
        <w:r>
          <w:t xml:space="preserve">The only other permission the Integration User has been granted is the SELECT </w:t>
        </w:r>
      </w:ins>
      <w:ins w:id="256" w:author="Benjamin Roberts (Credit) [2]" w:date="2024-06-17T10:44:00Z">
        <w:r>
          <w:t xml:space="preserve">permission on </w:t>
        </w:r>
      </w:ins>
      <w:ins w:id="257" w:author="Benjamin Roberts (Credit) [2]" w:date="2024-06-17T10:57:00Z">
        <w:r w:rsidR="00BC164C">
          <w:t>the “Delphi.VW_DelphiPremiumValueData” and the “Delphi.VW_Delp</w:t>
        </w:r>
      </w:ins>
      <w:ins w:id="258" w:author="Benjamin Roberts (Credit) [2]" w:date="2024-06-17T10:58:00Z">
        <w:r w:rsidR="00BC164C">
          <w:t>hiSummaryData” views. These are the only other views required by the program, so by limiting the access</w:t>
        </w:r>
      </w:ins>
      <w:ins w:id="259" w:author="Benjamin Roberts (Credit) [2]" w:date="2024-06-17T10:59:00Z">
        <w:r w:rsidR="00BC164C">
          <w:t xml:space="preserve"> like this the possibility of risk incurred by SQL Injection is minimised</w:t>
        </w:r>
      </w:ins>
      <w:ins w:id="260" w:author="Benjamin Roberts (Credit) [2]" w:date="2024-06-17T11:00:00Z">
        <w:r w:rsidR="00BC164C">
          <w:t xml:space="preserve"> and therefore acts as a control to protect Personal Data.</w:t>
        </w:r>
      </w:ins>
      <w:ins w:id="261" w:author="Benjamin Roberts (Credit) [2]" w:date="2024-06-17T10:58:00Z">
        <w:r w:rsidR="00BC164C">
          <w:t xml:space="preserve"> </w:t>
        </w:r>
      </w:ins>
    </w:p>
    <w:p w14:paraId="68C81F7D" w14:textId="520D19B1" w:rsidR="00D63B2E" w:rsidRDefault="00D63B2E">
      <w:pPr>
        <w:jc w:val="both"/>
        <w:rPr>
          <w:ins w:id="262" w:author="Benjamin Roberts (Credit) [2]" w:date="2024-06-17T08:58:00Z"/>
        </w:rPr>
        <w:pPrChange w:id="263" w:author="Benjamin Roberts (Credit) [2]" w:date="2024-06-17T11:07:00Z">
          <w:pPr/>
        </w:pPrChange>
      </w:pPr>
      <w:ins w:id="264" w:author="Benjamin Roberts (Credit) [2]" w:date="2024-06-17T08:58:00Z">
        <w:r>
          <w:br w:type="page"/>
        </w:r>
      </w:ins>
    </w:p>
    <w:p w14:paraId="50AA7459" w14:textId="3F08E0DD" w:rsidR="004B5105" w:rsidRPr="002B7EBF" w:rsidRDefault="004B5105" w:rsidP="000B04AE">
      <w:pPr>
        <w:pStyle w:val="Heading3"/>
        <w:jc w:val="both"/>
        <w:rPr>
          <w:rFonts w:asciiTheme="minorHAnsi" w:hAnsiTheme="minorHAnsi" w:cstheme="minorHAnsi"/>
        </w:rPr>
      </w:pPr>
      <w:bookmarkStart w:id="265" w:name="_Toc169536668"/>
      <w:r w:rsidRPr="002B7EBF">
        <w:rPr>
          <w:rFonts w:asciiTheme="minorHAnsi" w:hAnsiTheme="minorHAnsi" w:cstheme="minorHAnsi"/>
        </w:rPr>
        <w:lastRenderedPageBreak/>
        <w:t>Credentials</w:t>
      </w:r>
      <w:r w:rsidR="003972B3" w:rsidRPr="002B7EBF">
        <w:rPr>
          <w:rFonts w:asciiTheme="minorHAnsi" w:hAnsiTheme="minorHAnsi" w:cstheme="minorHAnsi"/>
        </w:rPr>
        <w:t xml:space="preserve"> within the Java program</w:t>
      </w:r>
      <w:bookmarkEnd w:id="265"/>
    </w:p>
    <w:p w14:paraId="34B2F4FD" w14:textId="4AD42004" w:rsidR="003972B3" w:rsidRPr="002B7EBF" w:rsidRDefault="003972B3" w:rsidP="000B04AE">
      <w:pPr>
        <w:jc w:val="both"/>
        <w:rPr>
          <w:rFonts w:cstheme="minorHAnsi"/>
        </w:rPr>
      </w:pPr>
      <w:r w:rsidRPr="002B7EBF">
        <w:rPr>
          <w:rFonts w:cstheme="minorHAnsi"/>
        </w:rPr>
        <w:t xml:space="preserve">To avoid </w:t>
      </w:r>
      <w:r w:rsidR="009B3FFC" w:rsidRPr="002B7EBF">
        <w:rPr>
          <w:rFonts w:cstheme="minorHAnsi"/>
        </w:rPr>
        <w:t>hard coding</w:t>
      </w:r>
      <w:r w:rsidRPr="002B7EBF">
        <w:rPr>
          <w:rFonts w:cstheme="minorHAnsi"/>
        </w:rPr>
        <w:t xml:space="preserve"> these credentials within the program, a </w:t>
      </w:r>
      <w:proofErr w:type="gramStart"/>
      <w:r w:rsidRPr="002B7EBF">
        <w:rPr>
          <w:rFonts w:cstheme="minorHAnsi"/>
        </w:rPr>
        <w:t>“.properties</w:t>
      </w:r>
      <w:proofErr w:type="gramEnd"/>
      <w:r w:rsidRPr="002B7EBF">
        <w:rPr>
          <w:rFonts w:cstheme="minorHAnsi"/>
        </w:rPr>
        <w:t>” file was created:</w:t>
      </w:r>
    </w:p>
    <w:p w14:paraId="6773D5C3" w14:textId="77777777" w:rsidR="003972B3" w:rsidRPr="002B7EBF" w:rsidRDefault="003972B3" w:rsidP="000B04AE">
      <w:pPr>
        <w:jc w:val="both"/>
        <w:rPr>
          <w:rFonts w:cstheme="minorHAnsi"/>
        </w:rPr>
      </w:pPr>
      <w:r w:rsidRPr="002B7EBF">
        <w:rPr>
          <w:rFonts w:cstheme="minorHAnsi"/>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2"/>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48FE8B8D" w14:textId="222FBCAA" w:rsidR="003972B3" w:rsidRPr="002B7EBF" w:rsidRDefault="003972B3" w:rsidP="000B04AE">
      <w:pPr>
        <w:jc w:val="both"/>
        <w:rPr>
          <w:rFonts w:cstheme="minorHAnsi"/>
        </w:rPr>
      </w:pPr>
      <w:r w:rsidRPr="002B7EBF">
        <w:rPr>
          <w:rFonts w:cstheme="minorHAnsi"/>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3"/>
                    <a:stretch>
                      <a:fillRect/>
                    </a:stretch>
                  </pic:blipFill>
                  <pic:spPr>
                    <a:xfrm>
                      <a:off x="0" y="0"/>
                      <a:ext cx="6046640" cy="838303"/>
                    </a:xfrm>
                    <a:prstGeom prst="rect">
                      <a:avLst/>
                    </a:prstGeom>
                  </pic:spPr>
                </pic:pic>
              </a:graphicData>
            </a:graphic>
          </wp:inline>
        </w:drawing>
      </w:r>
    </w:p>
    <w:p w14:paraId="19952940" w14:textId="31D995B2" w:rsidR="003972B3" w:rsidRPr="002B7EBF" w:rsidRDefault="003972B3">
      <w:pPr>
        <w:keepNext/>
        <w:jc w:val="both"/>
        <w:rPr>
          <w:rFonts w:cstheme="minorHAnsi"/>
          <w:b/>
          <w:bCs/>
        </w:rPr>
        <w:pPrChange w:id="266" w:author="Benjamin Roberts" w:date="2024-06-10T22:22:00Z">
          <w:pPr>
            <w:jc w:val="both"/>
          </w:pPr>
        </w:pPrChange>
      </w:pPr>
      <w:del w:id="267" w:author="Benjamin Roberts" w:date="2024-06-10T22:22:00Z">
        <w:r w:rsidRPr="002B7EBF" w:rsidDel="000A3930">
          <w:rPr>
            <w:rFonts w:cstheme="minorHAnsi"/>
            <w:b/>
            <w:bCs/>
          </w:rPr>
          <w:delText xml:space="preserve">Figure: Properties file with the </w:delText>
        </w:r>
        <w:r w:rsidR="000B04AE" w:rsidRPr="002B7EBF" w:rsidDel="000A3930">
          <w:rPr>
            <w:rFonts w:cstheme="minorHAnsi"/>
            <w:b/>
            <w:bCs/>
          </w:rPr>
          <w:delText>credentials</w:delText>
        </w:r>
        <w:r w:rsidRPr="002B7EBF" w:rsidDel="000A3930">
          <w:rPr>
            <w:rFonts w:cstheme="minorHAnsi"/>
            <w:b/>
            <w:bCs/>
          </w:rPr>
          <w:delText xml:space="preserve"> stored in Key-Value pairs</w:delText>
        </w:r>
        <w:r w:rsidR="000B04AE" w:rsidRPr="002B7EBF" w:rsidDel="000A3930">
          <w:rPr>
            <w:rFonts w:cstheme="minorHAnsi"/>
            <w:b/>
            <w:bCs/>
          </w:rPr>
          <w:delText>, with sensitive information redacted</w:delText>
        </w:r>
      </w:del>
    </w:p>
    <w:p w14:paraId="21B0ED62" w14:textId="78FBAC6D" w:rsidR="000A3930" w:rsidRDefault="000A3930">
      <w:pPr>
        <w:pStyle w:val="Caption"/>
        <w:jc w:val="both"/>
        <w:rPr>
          <w:ins w:id="268" w:author="Benjamin Roberts" w:date="2024-06-10T22:22:00Z"/>
        </w:rPr>
        <w:pPrChange w:id="269" w:author="Benjamin Roberts" w:date="2024-06-10T22:22:00Z">
          <w:pPr>
            <w:pStyle w:val="Caption"/>
          </w:pPr>
        </w:pPrChange>
      </w:pPr>
      <w:bookmarkStart w:id="270" w:name="_Toc169506965"/>
      <w:bookmarkStart w:id="271" w:name="_Toc169536629"/>
      <w:ins w:id="272" w:author="Benjamin Roberts" w:date="2024-06-10T22:22:00Z">
        <w:r>
          <w:t xml:space="preserve">Figure </w:t>
        </w:r>
        <w:r>
          <w:fldChar w:fldCharType="begin"/>
        </w:r>
        <w:r>
          <w:instrText xml:space="preserve"> SEQ Figure \* ARABIC </w:instrText>
        </w:r>
      </w:ins>
      <w:r>
        <w:fldChar w:fldCharType="separate"/>
      </w:r>
      <w:ins w:id="273" w:author="Benjamin Roberts (Credit) [2]" w:date="2024-06-17T16:52:00Z">
        <w:r w:rsidR="00BE0CC7">
          <w:rPr>
            <w:noProof/>
          </w:rPr>
          <w:t>8</w:t>
        </w:r>
      </w:ins>
      <w:ins w:id="274" w:author="Benjamin Roberts" w:date="2024-06-10T22:27:00Z">
        <w:del w:id="275" w:author="Benjamin Roberts (Credit) [2]" w:date="2024-06-17T11:09:00Z">
          <w:r w:rsidR="00EB6911" w:rsidDel="00597F5D">
            <w:rPr>
              <w:noProof/>
            </w:rPr>
            <w:delText>7</w:delText>
          </w:r>
        </w:del>
      </w:ins>
      <w:ins w:id="276" w:author="Benjamin Roberts" w:date="2024-06-10T22:22:00Z">
        <w:r>
          <w:fldChar w:fldCharType="end"/>
        </w:r>
        <w:r>
          <w:t xml:space="preserve"> - </w:t>
        </w:r>
        <w:r w:rsidRPr="00E36EE1">
          <w:t xml:space="preserve">Properties file with the credentials stored in Key-Value pairs, with sensitive information </w:t>
        </w:r>
        <w:proofErr w:type="gramStart"/>
        <w:r w:rsidRPr="00E36EE1">
          <w:t>redacted</w:t>
        </w:r>
        <w:bookmarkEnd w:id="270"/>
        <w:bookmarkEnd w:id="271"/>
        <w:proofErr w:type="gramEnd"/>
      </w:ins>
    </w:p>
    <w:p w14:paraId="07B01C11" w14:textId="19C2D21C" w:rsidR="003972B3" w:rsidRPr="002B7EBF" w:rsidRDefault="000B04AE" w:rsidP="000B04AE">
      <w:pPr>
        <w:jc w:val="both"/>
        <w:rPr>
          <w:rFonts w:cstheme="minorHAnsi"/>
        </w:rPr>
      </w:pPr>
      <w:r w:rsidRPr="002B7EBF">
        <w:rPr>
          <w:rFonts w:cstheme="minorHAnsi"/>
        </w:rPr>
        <w:t xml:space="preserve">For security purposes, this properties file is not committed to the GitHub repository used for this project. It falls into a general rule to exclude </w:t>
      </w:r>
      <w:proofErr w:type="gramStart"/>
      <w:r w:rsidRPr="002B7EBF">
        <w:rPr>
          <w:rFonts w:cstheme="minorHAnsi"/>
        </w:rPr>
        <w:t>all .properties</w:t>
      </w:r>
      <w:proofErr w:type="gramEnd"/>
      <w:r w:rsidRPr="002B7EBF">
        <w:rPr>
          <w:rFonts w:cstheme="minorHAnsi"/>
        </w:rPr>
        <w:t xml:space="preserve"> files from the repository. This is done by adding a record to the </w:t>
      </w:r>
      <w:proofErr w:type="gramStart"/>
      <w:r w:rsidRPr="002B7EBF">
        <w:rPr>
          <w:rFonts w:cstheme="minorHAnsi"/>
        </w:rPr>
        <w:t>“.gitignore</w:t>
      </w:r>
      <w:proofErr w:type="gramEnd"/>
      <w:r w:rsidRPr="002B7EBF">
        <w:rPr>
          <w:rFonts w:cstheme="minorHAnsi"/>
        </w:rPr>
        <w:t xml:space="preserve">” file, which tells Github files matching the names or expressions within should not be monitored. The </w:t>
      </w:r>
      <w:proofErr w:type="gramStart"/>
      <w:r w:rsidRPr="002B7EBF">
        <w:rPr>
          <w:rFonts w:cstheme="minorHAnsi"/>
        </w:rPr>
        <w:t>*.properties</w:t>
      </w:r>
      <w:proofErr w:type="gramEnd"/>
      <w:r w:rsidRPr="002B7EBF">
        <w:rPr>
          <w:rFonts w:cstheme="minorHAnsi"/>
        </w:rPr>
        <w:t xml:space="preserve"> line acts as a catch-all to filter out all properties files like this.</w:t>
      </w:r>
    </w:p>
    <w:p w14:paraId="6E7BC56C" w14:textId="77777777" w:rsidR="000A3930" w:rsidRDefault="000B04AE">
      <w:pPr>
        <w:keepNext/>
        <w:jc w:val="both"/>
        <w:rPr>
          <w:ins w:id="277" w:author="Benjamin Roberts" w:date="2024-06-10T22:22:00Z"/>
        </w:rPr>
        <w:pPrChange w:id="278" w:author="Benjamin Roberts" w:date="2024-06-10T22:22:00Z">
          <w:pPr>
            <w:jc w:val="both"/>
          </w:pPr>
        </w:pPrChange>
      </w:pPr>
      <w:r w:rsidRPr="002B7EBF">
        <w:rPr>
          <w:rFonts w:cstheme="minorHAnsi"/>
          <w:noProof/>
        </w:rPr>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4"/>
                    <a:stretch>
                      <a:fillRect/>
                    </a:stretch>
                  </pic:blipFill>
                  <pic:spPr>
                    <a:xfrm>
                      <a:off x="0" y="0"/>
                      <a:ext cx="6645910" cy="1527175"/>
                    </a:xfrm>
                    <a:prstGeom prst="rect">
                      <a:avLst/>
                    </a:prstGeom>
                  </pic:spPr>
                </pic:pic>
              </a:graphicData>
            </a:graphic>
          </wp:inline>
        </w:drawing>
      </w:r>
    </w:p>
    <w:p w14:paraId="220D98F7" w14:textId="1A89F6DE" w:rsidR="000B04AE" w:rsidRPr="002B7EBF" w:rsidRDefault="000A3930">
      <w:pPr>
        <w:pStyle w:val="Caption"/>
        <w:jc w:val="both"/>
        <w:rPr>
          <w:rFonts w:cstheme="minorHAnsi"/>
        </w:rPr>
        <w:pPrChange w:id="279" w:author="Benjamin Roberts" w:date="2024-06-10T22:22:00Z">
          <w:pPr>
            <w:jc w:val="both"/>
          </w:pPr>
        </w:pPrChange>
      </w:pPr>
      <w:bookmarkStart w:id="280" w:name="_Toc169506966"/>
      <w:bookmarkStart w:id="281" w:name="_Toc169536630"/>
      <w:ins w:id="282" w:author="Benjamin Roberts" w:date="2024-06-10T22:22:00Z">
        <w:r>
          <w:t xml:space="preserve">Figure </w:t>
        </w:r>
        <w:r>
          <w:fldChar w:fldCharType="begin"/>
        </w:r>
        <w:r>
          <w:instrText xml:space="preserve"> SEQ Figure \* ARABIC </w:instrText>
        </w:r>
      </w:ins>
      <w:r>
        <w:fldChar w:fldCharType="separate"/>
      </w:r>
      <w:ins w:id="283" w:author="Benjamin Roberts (Credit) [2]" w:date="2024-06-17T16:52:00Z">
        <w:r w:rsidR="00BE0CC7">
          <w:rPr>
            <w:noProof/>
          </w:rPr>
          <w:t>9</w:t>
        </w:r>
      </w:ins>
      <w:ins w:id="284" w:author="Benjamin Roberts" w:date="2024-06-10T22:27:00Z">
        <w:del w:id="285" w:author="Benjamin Roberts (Credit) [2]" w:date="2024-06-17T11:09:00Z">
          <w:r w:rsidR="00EB6911" w:rsidDel="00597F5D">
            <w:rPr>
              <w:noProof/>
            </w:rPr>
            <w:delText>8</w:delText>
          </w:r>
        </w:del>
      </w:ins>
      <w:ins w:id="286" w:author="Benjamin Roberts" w:date="2024-06-10T22:22:00Z">
        <w:r>
          <w:fldChar w:fldCharType="end"/>
        </w:r>
        <w:r>
          <w:t xml:space="preserve"> </w:t>
        </w:r>
        <w:proofErr w:type="gramStart"/>
        <w:r>
          <w:t xml:space="preserve">- </w:t>
        </w:r>
        <w:r w:rsidRPr="00E40CEB">
          <w:t>.gitignore</w:t>
        </w:r>
        <w:proofErr w:type="gramEnd"/>
        <w:r w:rsidRPr="00E40CEB">
          <w:t xml:space="preserve"> file with a record to not include .properties files</w:t>
        </w:r>
      </w:ins>
      <w:bookmarkEnd w:id="280"/>
      <w:bookmarkEnd w:id="281"/>
    </w:p>
    <w:p w14:paraId="525AB495" w14:textId="186DBD96" w:rsidR="000B04AE" w:rsidRPr="002B7EBF" w:rsidDel="000A3930" w:rsidRDefault="000B04AE" w:rsidP="000B04AE">
      <w:pPr>
        <w:jc w:val="both"/>
        <w:rPr>
          <w:del w:id="287" w:author="Benjamin Roberts" w:date="2024-06-10T22:22:00Z"/>
          <w:rFonts w:cstheme="minorHAnsi"/>
          <w:b/>
          <w:bCs/>
        </w:rPr>
      </w:pPr>
      <w:del w:id="288" w:author="Benjamin Roberts" w:date="2024-06-10T22:22:00Z">
        <w:r w:rsidRPr="002B7EBF" w:rsidDel="000A3930">
          <w:rPr>
            <w:rFonts w:cstheme="minorHAnsi"/>
            <w:b/>
            <w:bCs/>
          </w:rPr>
          <w:delText>Figure: .gitignore file with a record to not include .properties files</w:delText>
        </w:r>
      </w:del>
    </w:p>
    <w:p w14:paraId="70FB4237" w14:textId="77777777" w:rsidR="003972B3" w:rsidRPr="002B7EBF" w:rsidRDefault="003972B3" w:rsidP="000B04AE">
      <w:pPr>
        <w:jc w:val="both"/>
        <w:rPr>
          <w:rFonts w:cstheme="minorHAnsi"/>
        </w:rPr>
      </w:pPr>
    </w:p>
    <w:p w14:paraId="112CB8BF" w14:textId="5FFF2A0D" w:rsidR="000B04AE" w:rsidRPr="002B7EBF" w:rsidRDefault="003972B3" w:rsidP="000B04AE">
      <w:pPr>
        <w:jc w:val="both"/>
        <w:rPr>
          <w:rFonts w:cstheme="minorHAnsi"/>
        </w:rPr>
      </w:pPr>
      <w:r w:rsidRPr="002B7EBF">
        <w:rPr>
          <w:rFonts w:cstheme="minorHAnsi"/>
        </w:rPr>
        <w:t xml:space="preserve">Java </w:t>
      </w:r>
      <w:r w:rsidR="000B04AE" w:rsidRPr="002B7EBF">
        <w:rPr>
          <w:rFonts w:cstheme="minorHAnsi"/>
        </w:rPr>
        <w:t>can</w:t>
      </w:r>
      <w:r w:rsidRPr="002B7EBF">
        <w:rPr>
          <w:rFonts w:cstheme="minorHAnsi"/>
        </w:rPr>
        <w:t xml:space="preserve"> read </w:t>
      </w:r>
      <w:r w:rsidR="000B04AE" w:rsidRPr="002B7EBF">
        <w:rPr>
          <w:rFonts w:cstheme="minorHAnsi"/>
        </w:rPr>
        <w:t xml:space="preserve">these files by the “key” names e.g. for this file, Java can reference “jdbcUser” within the program and extract the value. </w:t>
      </w:r>
      <w:commentRangeStart w:id="289"/>
      <w:r w:rsidR="000B04AE" w:rsidRPr="002B7EBF">
        <w:rPr>
          <w:rFonts w:cstheme="minorHAnsi"/>
        </w:rPr>
        <w:t>The advantage</w:t>
      </w:r>
      <w:r w:rsidR="0061227A" w:rsidRPr="002B7EBF">
        <w:rPr>
          <w:rFonts w:cstheme="minorHAnsi"/>
        </w:rPr>
        <w:t>s</w:t>
      </w:r>
      <w:r w:rsidR="000B04AE" w:rsidRPr="002B7EBF">
        <w:rPr>
          <w:rFonts w:cstheme="minorHAnsi"/>
        </w:rPr>
        <w:t xml:space="preserve"> of this are</w:t>
      </w:r>
      <w:commentRangeEnd w:id="289"/>
      <w:r w:rsidR="00E7011A" w:rsidRPr="002B7EBF">
        <w:rPr>
          <w:rStyle w:val="CommentReference"/>
          <w:rFonts w:cstheme="minorHAnsi"/>
        </w:rPr>
        <w:commentReference w:id="289"/>
      </w:r>
      <w:r w:rsidR="000B04AE" w:rsidRPr="002B7EBF">
        <w:rPr>
          <w:rFonts w:cstheme="minorHAnsi"/>
        </w:rPr>
        <w:t>:</w:t>
      </w:r>
    </w:p>
    <w:p w14:paraId="4B49BAF8" w14:textId="4039B3D7" w:rsidR="000B04AE" w:rsidRPr="002B7EBF" w:rsidRDefault="000B04AE" w:rsidP="000B04AE">
      <w:pPr>
        <w:pStyle w:val="ListParagraph"/>
        <w:numPr>
          <w:ilvl w:val="0"/>
          <w:numId w:val="9"/>
        </w:numPr>
        <w:jc w:val="both"/>
        <w:rPr>
          <w:rFonts w:cstheme="minorHAnsi"/>
        </w:rPr>
      </w:pPr>
      <w:r w:rsidRPr="002B7EBF">
        <w:rPr>
          <w:rFonts w:cstheme="minorHAnsi"/>
        </w:rPr>
        <w:t xml:space="preserve">Credentials are not hard coded, making them easy to </w:t>
      </w:r>
      <w:proofErr w:type="gramStart"/>
      <w:r w:rsidRPr="002B7EBF">
        <w:rPr>
          <w:rFonts w:cstheme="minorHAnsi"/>
        </w:rPr>
        <w:t>change</w:t>
      </w:r>
      <w:proofErr w:type="gramEnd"/>
    </w:p>
    <w:p w14:paraId="6470A506" w14:textId="4F0FA526" w:rsidR="000B04AE" w:rsidRPr="002B7EBF" w:rsidRDefault="000B04AE" w:rsidP="000B04AE">
      <w:pPr>
        <w:pStyle w:val="ListParagraph"/>
        <w:numPr>
          <w:ilvl w:val="0"/>
          <w:numId w:val="9"/>
        </w:numPr>
        <w:jc w:val="both"/>
        <w:rPr>
          <w:rFonts w:cstheme="minorHAnsi"/>
        </w:rPr>
      </w:pPr>
      <w:r w:rsidRPr="002B7EBF">
        <w:rPr>
          <w:rFonts w:cstheme="minorHAnsi"/>
        </w:rPr>
        <w:t>They can be stored in files that are not tracked by Version Control software like Github.</w:t>
      </w:r>
    </w:p>
    <w:p w14:paraId="6FE4F1D9" w14:textId="53030022" w:rsidR="000B04AE" w:rsidRDefault="000B04AE" w:rsidP="000B04AE">
      <w:pPr>
        <w:jc w:val="both"/>
        <w:rPr>
          <w:ins w:id="290" w:author="Benjamin Roberts (Credit) [2]" w:date="2024-06-17T08:57:00Z"/>
          <w:rFonts w:cstheme="minorHAnsi"/>
        </w:rPr>
      </w:pPr>
      <w:r w:rsidRPr="002B7EBF">
        <w:rPr>
          <w:rFonts w:cstheme="minorHAnsi"/>
        </w:rPr>
        <w:t>Below is code showing how this is implemented in the program:</w:t>
      </w:r>
    </w:p>
    <w:p w14:paraId="36974297" w14:textId="77777777" w:rsidR="00D63B2E" w:rsidRDefault="00D63B2E" w:rsidP="000B04AE">
      <w:pPr>
        <w:jc w:val="both"/>
        <w:rPr>
          <w:ins w:id="291" w:author="Benjamin Roberts (Credit) [2]" w:date="2024-06-17T08:57:00Z"/>
          <w:rFonts w:cstheme="minorHAnsi"/>
        </w:rPr>
      </w:pPr>
    </w:p>
    <w:p w14:paraId="24201E80" w14:textId="77777777" w:rsidR="00D63B2E" w:rsidRPr="002B7EBF" w:rsidRDefault="00D63B2E" w:rsidP="000B04AE">
      <w:pPr>
        <w:jc w:val="both"/>
        <w:rPr>
          <w:rFonts w:cstheme="minorHAnsi"/>
        </w:rPr>
      </w:pPr>
    </w:p>
    <w:p w14:paraId="4F7B03DA" w14:textId="77777777" w:rsidR="000A3930" w:rsidRDefault="003972B3">
      <w:pPr>
        <w:keepNext/>
        <w:jc w:val="both"/>
        <w:rPr>
          <w:ins w:id="292" w:author="Benjamin Roberts" w:date="2024-06-10T22:22:00Z"/>
        </w:rPr>
        <w:pPrChange w:id="293" w:author="Benjamin Roberts" w:date="2024-06-10T22:22:00Z">
          <w:pPr>
            <w:jc w:val="both"/>
          </w:pPr>
        </w:pPrChange>
      </w:pPr>
      <w:r w:rsidRPr="002B7EBF">
        <w:rPr>
          <w:rFonts w:cstheme="minorHAnsi"/>
          <w:noProof/>
        </w:rPr>
        <w:lastRenderedPageBreak/>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5"/>
                    <a:stretch>
                      <a:fillRect/>
                    </a:stretch>
                  </pic:blipFill>
                  <pic:spPr>
                    <a:xfrm>
                      <a:off x="0" y="0"/>
                      <a:ext cx="6645910" cy="5310505"/>
                    </a:xfrm>
                    <a:prstGeom prst="rect">
                      <a:avLst/>
                    </a:prstGeom>
                  </pic:spPr>
                </pic:pic>
              </a:graphicData>
            </a:graphic>
          </wp:inline>
        </w:drawing>
      </w:r>
    </w:p>
    <w:p w14:paraId="2B97BAA4" w14:textId="53671B65" w:rsidR="003972B3" w:rsidRPr="002B7EBF" w:rsidRDefault="000A3930">
      <w:pPr>
        <w:pStyle w:val="Caption"/>
        <w:jc w:val="both"/>
        <w:rPr>
          <w:rFonts w:cstheme="minorHAnsi"/>
        </w:rPr>
        <w:pPrChange w:id="294" w:author="Benjamin Roberts" w:date="2024-06-10T22:22:00Z">
          <w:pPr>
            <w:jc w:val="both"/>
          </w:pPr>
        </w:pPrChange>
      </w:pPr>
      <w:bookmarkStart w:id="295" w:name="_Toc169506967"/>
      <w:bookmarkStart w:id="296" w:name="_Toc169536631"/>
      <w:ins w:id="297" w:author="Benjamin Roberts" w:date="2024-06-10T22:22:00Z">
        <w:r>
          <w:t xml:space="preserve">Figure </w:t>
        </w:r>
        <w:r>
          <w:fldChar w:fldCharType="begin"/>
        </w:r>
        <w:r>
          <w:instrText xml:space="preserve"> SEQ Figure \* ARABIC </w:instrText>
        </w:r>
      </w:ins>
      <w:r>
        <w:fldChar w:fldCharType="separate"/>
      </w:r>
      <w:ins w:id="298" w:author="Benjamin Roberts (Credit) [2]" w:date="2024-06-17T16:52:00Z">
        <w:r w:rsidR="00BE0CC7">
          <w:rPr>
            <w:noProof/>
          </w:rPr>
          <w:t>10</w:t>
        </w:r>
      </w:ins>
      <w:ins w:id="299" w:author="Benjamin Roberts" w:date="2024-06-10T22:27:00Z">
        <w:del w:id="300" w:author="Benjamin Roberts (Credit) [2]" w:date="2024-06-17T11:09:00Z">
          <w:r w:rsidR="00EB6911" w:rsidDel="00597F5D">
            <w:rPr>
              <w:noProof/>
            </w:rPr>
            <w:delText>9</w:delText>
          </w:r>
        </w:del>
      </w:ins>
      <w:ins w:id="301" w:author="Benjamin Roberts" w:date="2024-06-10T22:22:00Z">
        <w:r>
          <w:fldChar w:fldCharType="end"/>
        </w:r>
        <w:r>
          <w:t xml:space="preserve"> - </w:t>
        </w:r>
        <w:r w:rsidRPr="00C22961">
          <w:t xml:space="preserve">Implementation of Java reading from an external file to set </w:t>
        </w:r>
        <w:proofErr w:type="gramStart"/>
        <w:r w:rsidRPr="00C22961">
          <w:t>variables</w:t>
        </w:r>
      </w:ins>
      <w:bookmarkEnd w:id="295"/>
      <w:bookmarkEnd w:id="296"/>
      <w:proofErr w:type="gramEnd"/>
    </w:p>
    <w:p w14:paraId="7FFF8689" w14:textId="3DE0B1B5" w:rsidR="000B04AE" w:rsidRPr="002B7EBF" w:rsidDel="000A3930" w:rsidRDefault="003972B3" w:rsidP="000B04AE">
      <w:pPr>
        <w:jc w:val="both"/>
        <w:rPr>
          <w:del w:id="302" w:author="Benjamin Roberts" w:date="2024-06-10T22:22:00Z"/>
          <w:rFonts w:cstheme="minorHAnsi"/>
          <w:b/>
          <w:bCs/>
        </w:rPr>
      </w:pPr>
      <w:del w:id="303" w:author="Benjamin Roberts" w:date="2024-06-10T22:22:00Z">
        <w:r w:rsidRPr="002B7EBF" w:rsidDel="000A3930">
          <w:rPr>
            <w:rFonts w:cstheme="minorHAnsi"/>
          </w:rPr>
          <w:delText xml:space="preserve"> </w:delText>
        </w:r>
        <w:r w:rsidR="002D2830" w:rsidRPr="002B7EBF" w:rsidDel="000A3930">
          <w:rPr>
            <w:rFonts w:cstheme="minorHAnsi"/>
            <w:b/>
            <w:bCs/>
          </w:rPr>
          <w:delText>Figure: Implementation of Java reading from an external file to set variables</w:delText>
        </w:r>
      </w:del>
    </w:p>
    <w:p w14:paraId="42770B14" w14:textId="23222841" w:rsidR="00F239CC" w:rsidRPr="002B7EBF" w:rsidRDefault="000B04AE" w:rsidP="000B04AE">
      <w:pPr>
        <w:jc w:val="both"/>
        <w:rPr>
          <w:rFonts w:cstheme="minorHAnsi"/>
        </w:rPr>
      </w:pPr>
      <w:r w:rsidRPr="002B7EBF">
        <w:rPr>
          <w:rFonts w:cstheme="minorHAnsi"/>
        </w:rPr>
        <w:t xml:space="preserve">The try-catch logic is used to catch scenarios where the config properties filed cannot </w:t>
      </w:r>
      <w:commentRangeStart w:id="304"/>
      <w:r w:rsidRPr="002B7EBF">
        <w:rPr>
          <w:rFonts w:cstheme="minorHAnsi"/>
        </w:rPr>
        <w:t>be f</w:t>
      </w:r>
      <w:r w:rsidR="0061227A" w:rsidRPr="002B7EBF">
        <w:rPr>
          <w:rFonts w:cstheme="minorHAnsi"/>
        </w:rPr>
        <w:t>ound</w:t>
      </w:r>
      <w:r w:rsidRPr="002B7EBF">
        <w:rPr>
          <w:rFonts w:cstheme="minorHAnsi"/>
        </w:rPr>
        <w:t xml:space="preserve">. </w:t>
      </w:r>
      <w:commentRangeEnd w:id="304"/>
      <w:r w:rsidR="00E7011A" w:rsidRPr="002B7EBF">
        <w:rPr>
          <w:rStyle w:val="CommentReference"/>
          <w:rFonts w:cstheme="minorHAnsi"/>
        </w:rPr>
        <w:commentReference w:id="304"/>
      </w:r>
      <w:r w:rsidRPr="002B7EBF">
        <w:rPr>
          <w:rFonts w:cstheme="minorHAnsi"/>
        </w:rPr>
        <w:t xml:space="preserve">Without this, the program can’t run. To avoid any unnecessary behaviour if this occurs, the “System.Exit” method is used to terminate the program immediately. </w:t>
      </w:r>
      <w:r w:rsidR="00F239CC" w:rsidRPr="002B7EBF">
        <w:rPr>
          <w:rFonts w:cstheme="minorHAnsi"/>
        </w:rPr>
        <w:br w:type="page"/>
      </w:r>
    </w:p>
    <w:p w14:paraId="2744170B" w14:textId="2F21E5BB" w:rsidR="00C879BE" w:rsidRPr="002B7EBF" w:rsidRDefault="00C879BE" w:rsidP="00BF1A1F">
      <w:pPr>
        <w:pStyle w:val="Heading1"/>
        <w:rPr>
          <w:rFonts w:asciiTheme="minorHAnsi" w:hAnsiTheme="minorHAnsi" w:cstheme="minorHAnsi"/>
        </w:rPr>
      </w:pPr>
      <w:bookmarkStart w:id="305" w:name="_Toc169536669"/>
      <w:r w:rsidRPr="002B7EBF">
        <w:rPr>
          <w:rFonts w:asciiTheme="minorHAnsi" w:hAnsiTheme="minorHAnsi" w:cstheme="minorHAnsi"/>
        </w:rPr>
        <w:lastRenderedPageBreak/>
        <w:t>Development</w:t>
      </w:r>
      <w:r w:rsidR="00F239CC" w:rsidRPr="002B7EBF">
        <w:rPr>
          <w:rFonts w:asciiTheme="minorHAnsi" w:hAnsiTheme="minorHAnsi" w:cstheme="minorHAnsi"/>
        </w:rPr>
        <w:t xml:space="preserve"> -Java</w:t>
      </w:r>
      <w:bookmarkEnd w:id="305"/>
    </w:p>
    <w:p w14:paraId="57B78378" w14:textId="6E00943F" w:rsidR="002854B4" w:rsidRPr="002B7EBF" w:rsidRDefault="002854B4" w:rsidP="0047236D">
      <w:pPr>
        <w:pStyle w:val="Heading2"/>
        <w:rPr>
          <w:rFonts w:asciiTheme="minorHAnsi" w:hAnsiTheme="minorHAnsi" w:cstheme="minorHAnsi"/>
        </w:rPr>
      </w:pPr>
      <w:bookmarkStart w:id="306" w:name="_Toc169536670"/>
      <w:r w:rsidRPr="002B7EBF">
        <w:rPr>
          <w:rFonts w:asciiTheme="minorHAnsi" w:hAnsiTheme="minorHAnsi" w:cstheme="minorHAnsi"/>
        </w:rPr>
        <w:t>User Input</w:t>
      </w:r>
      <w:bookmarkEnd w:id="306"/>
    </w:p>
    <w:p w14:paraId="2083DCAB" w14:textId="046E97DA" w:rsidR="002854B4" w:rsidRPr="002B7EBF" w:rsidRDefault="002854B4" w:rsidP="002854B4">
      <w:pPr>
        <w:rPr>
          <w:rFonts w:cstheme="minorHAnsi"/>
        </w:rPr>
      </w:pPr>
      <w:r w:rsidRPr="002B7EBF">
        <w:rPr>
          <w:rFonts w:cstheme="minorHAnsi"/>
        </w:rPr>
        <w:t>The Java Scanner class was used to prompt the user for input. Defined below is a class called “UserInput” which has been written to group all methods related to capturing user input together:</w:t>
      </w:r>
    </w:p>
    <w:p w14:paraId="2E0C7537" w14:textId="77777777" w:rsidR="000A3930" w:rsidRDefault="002854B4">
      <w:pPr>
        <w:keepNext/>
        <w:rPr>
          <w:ins w:id="307" w:author="Benjamin Roberts" w:date="2024-06-10T22:22:00Z"/>
        </w:rPr>
        <w:pPrChange w:id="308" w:author="Benjamin Roberts" w:date="2024-06-10T22:22:00Z">
          <w:pPr/>
        </w:pPrChange>
      </w:pPr>
      <w:r w:rsidRPr="002B7EBF">
        <w:rPr>
          <w:rFonts w:cstheme="minorHAnsi"/>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6"/>
                    <a:stretch>
                      <a:fillRect/>
                    </a:stretch>
                  </pic:blipFill>
                  <pic:spPr>
                    <a:xfrm>
                      <a:off x="0" y="0"/>
                      <a:ext cx="5100282" cy="2082832"/>
                    </a:xfrm>
                    <a:prstGeom prst="rect">
                      <a:avLst/>
                    </a:prstGeom>
                  </pic:spPr>
                </pic:pic>
              </a:graphicData>
            </a:graphic>
          </wp:inline>
        </w:drawing>
      </w:r>
    </w:p>
    <w:p w14:paraId="1AE5916F" w14:textId="18D82ACA" w:rsidR="002854B4" w:rsidRPr="002B7EBF" w:rsidRDefault="000A3930">
      <w:pPr>
        <w:pStyle w:val="Caption"/>
        <w:rPr>
          <w:rFonts w:cstheme="minorHAnsi"/>
        </w:rPr>
        <w:pPrChange w:id="309" w:author="Benjamin Roberts" w:date="2024-06-10T22:22:00Z">
          <w:pPr/>
        </w:pPrChange>
      </w:pPr>
      <w:bookmarkStart w:id="310" w:name="_Toc169506968"/>
      <w:bookmarkStart w:id="311" w:name="_Toc169536632"/>
      <w:ins w:id="312" w:author="Benjamin Roberts" w:date="2024-06-10T22:22:00Z">
        <w:r>
          <w:t xml:space="preserve">Figure </w:t>
        </w:r>
        <w:r>
          <w:fldChar w:fldCharType="begin"/>
        </w:r>
        <w:r>
          <w:instrText xml:space="preserve"> SEQ Figure \* ARABIC </w:instrText>
        </w:r>
      </w:ins>
      <w:r>
        <w:fldChar w:fldCharType="separate"/>
      </w:r>
      <w:ins w:id="313" w:author="Benjamin Roberts (Credit) [2]" w:date="2024-06-17T16:52:00Z">
        <w:r w:rsidR="00BE0CC7">
          <w:rPr>
            <w:noProof/>
          </w:rPr>
          <w:t>11</w:t>
        </w:r>
      </w:ins>
      <w:ins w:id="314" w:author="Benjamin Roberts" w:date="2024-06-10T22:27:00Z">
        <w:del w:id="315" w:author="Benjamin Roberts (Credit) [2]" w:date="2024-06-17T11:09:00Z">
          <w:r w:rsidR="00EB6911" w:rsidDel="00597F5D">
            <w:rPr>
              <w:noProof/>
            </w:rPr>
            <w:delText>10</w:delText>
          </w:r>
        </w:del>
      </w:ins>
      <w:ins w:id="316" w:author="Benjamin Roberts" w:date="2024-06-10T22:22:00Z">
        <w:r>
          <w:fldChar w:fldCharType="end"/>
        </w:r>
        <w:r>
          <w:t xml:space="preserve"> - </w:t>
        </w:r>
        <w:r w:rsidRPr="005815C5">
          <w:t xml:space="preserve">Code used to define the “UserInput” class, importing the necessary Scanner class &amp; </w:t>
        </w:r>
        <w:proofErr w:type="gramStart"/>
        <w:r w:rsidRPr="005815C5">
          <w:t>defining</w:t>
        </w:r>
      </w:ins>
      <w:bookmarkEnd w:id="310"/>
      <w:bookmarkEnd w:id="311"/>
      <w:proofErr w:type="gramEnd"/>
    </w:p>
    <w:p w14:paraId="361852F4" w14:textId="6007C009" w:rsidR="002854B4" w:rsidRPr="002B7EBF" w:rsidDel="000A3930" w:rsidRDefault="002854B4" w:rsidP="002854B4">
      <w:pPr>
        <w:rPr>
          <w:del w:id="317" w:author="Benjamin Roberts" w:date="2024-06-10T22:23:00Z"/>
          <w:rFonts w:cstheme="minorHAnsi"/>
        </w:rPr>
      </w:pPr>
      <w:del w:id="318" w:author="Benjamin Roberts" w:date="2024-06-10T22:23:00Z">
        <w:r w:rsidRPr="002B7EBF" w:rsidDel="000A3930">
          <w:rPr>
            <w:rFonts w:cstheme="minorHAnsi"/>
            <w:b/>
            <w:bCs/>
          </w:rPr>
          <w:delText>Figure</w:delText>
        </w:r>
        <w:r w:rsidRPr="002B7EBF" w:rsidDel="000A3930">
          <w:rPr>
            <w:rFonts w:cstheme="minorHAnsi"/>
          </w:rPr>
          <w:delText>: Code used to define the “UserInput” class, importing the necessary Scanner class &amp; defining</w:delText>
        </w:r>
      </w:del>
    </w:p>
    <w:p w14:paraId="6B465D50" w14:textId="2618FCD6" w:rsidR="002854B4" w:rsidRPr="002B7EBF" w:rsidRDefault="002854B4" w:rsidP="002854B4">
      <w:pPr>
        <w:rPr>
          <w:rFonts w:cstheme="minorHAnsi"/>
        </w:rPr>
      </w:pPr>
      <w:r w:rsidRPr="002B7EBF">
        <w:rPr>
          <w:rFonts w:cstheme="minorHAnsi"/>
        </w:rPr>
        <w:t>Upon running the program, the user will be asked a series of questions:</w:t>
      </w:r>
    </w:p>
    <w:p w14:paraId="02D2B9E5" w14:textId="56996EB3" w:rsidR="002854B4" w:rsidRPr="002B7EBF" w:rsidRDefault="002854B4" w:rsidP="002854B4">
      <w:pPr>
        <w:pStyle w:val="ListParagraph"/>
        <w:numPr>
          <w:ilvl w:val="0"/>
          <w:numId w:val="10"/>
        </w:numPr>
        <w:rPr>
          <w:rFonts w:cstheme="minorHAnsi"/>
        </w:rPr>
      </w:pPr>
      <w:r w:rsidRPr="002B7EBF">
        <w:rPr>
          <w:rFonts w:cstheme="minorHAnsi"/>
        </w:rPr>
        <w:t>Their Forename</w:t>
      </w:r>
    </w:p>
    <w:p w14:paraId="68B2D6A4" w14:textId="5396E103" w:rsidR="002854B4" w:rsidRPr="002B7EBF" w:rsidRDefault="002854B4" w:rsidP="002854B4">
      <w:pPr>
        <w:pStyle w:val="ListParagraph"/>
        <w:numPr>
          <w:ilvl w:val="0"/>
          <w:numId w:val="10"/>
        </w:numPr>
        <w:rPr>
          <w:rFonts w:cstheme="minorHAnsi"/>
        </w:rPr>
      </w:pPr>
      <w:r w:rsidRPr="002B7EBF">
        <w:rPr>
          <w:rFonts w:cstheme="minorHAnsi"/>
        </w:rPr>
        <w:t>Surname</w:t>
      </w:r>
    </w:p>
    <w:p w14:paraId="63DDA1F5" w14:textId="77777777" w:rsidR="004B5699" w:rsidRPr="002B7EBF" w:rsidRDefault="002854B4" w:rsidP="002854B4">
      <w:pPr>
        <w:pStyle w:val="ListParagraph"/>
        <w:numPr>
          <w:ilvl w:val="0"/>
          <w:numId w:val="10"/>
        </w:numPr>
        <w:rPr>
          <w:rFonts w:cstheme="minorHAnsi"/>
        </w:rPr>
      </w:pPr>
      <w:r w:rsidRPr="002B7EBF">
        <w:rPr>
          <w:rFonts w:cstheme="minorHAnsi"/>
        </w:rPr>
        <w:t xml:space="preserve">The ResidentialStatus and their EmploymentStatus, presented as a menu. </w:t>
      </w:r>
    </w:p>
    <w:p w14:paraId="300F7DB2" w14:textId="0450F62B" w:rsidR="00F239CC" w:rsidRPr="002B7EBF" w:rsidRDefault="00024C4D">
      <w:pPr>
        <w:rPr>
          <w:rFonts w:cstheme="minorHAnsi"/>
        </w:rPr>
      </w:pPr>
      <w:r w:rsidRPr="002B7EBF">
        <w:rPr>
          <w:rFonts w:cstheme="minorHAnsi"/>
        </w:rPr>
        <w:t>Console</w:t>
      </w:r>
      <w:r w:rsidR="00F239CC" w:rsidRPr="002B7EBF">
        <w:rPr>
          <w:rFonts w:cstheme="minorHAnsi"/>
        </w:rPr>
        <w:t xml:space="preserve"> output for this is below:</w:t>
      </w:r>
    </w:p>
    <w:p w14:paraId="03AB6E37" w14:textId="77777777" w:rsidR="000A3930" w:rsidRDefault="00F239CC">
      <w:pPr>
        <w:keepNext/>
        <w:rPr>
          <w:ins w:id="319" w:author="Benjamin Roberts" w:date="2024-06-10T22:23:00Z"/>
        </w:rPr>
        <w:pPrChange w:id="320" w:author="Benjamin Roberts" w:date="2024-06-10T22:23:00Z">
          <w:pPr/>
        </w:pPrChange>
      </w:pPr>
      <w:r w:rsidRPr="002B7EBF">
        <w:rPr>
          <w:rFonts w:cstheme="minorHAnsi"/>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7"/>
                    <a:stretch>
                      <a:fillRect/>
                    </a:stretch>
                  </pic:blipFill>
                  <pic:spPr>
                    <a:xfrm>
                      <a:off x="0" y="0"/>
                      <a:ext cx="3345395" cy="3436427"/>
                    </a:xfrm>
                    <a:prstGeom prst="rect">
                      <a:avLst/>
                    </a:prstGeom>
                  </pic:spPr>
                </pic:pic>
              </a:graphicData>
            </a:graphic>
          </wp:inline>
        </w:drawing>
      </w:r>
    </w:p>
    <w:p w14:paraId="38281C19" w14:textId="1F2B398C" w:rsidR="00F239CC" w:rsidRPr="002B7EBF" w:rsidRDefault="000A3930">
      <w:pPr>
        <w:pStyle w:val="Caption"/>
        <w:rPr>
          <w:rFonts w:cstheme="minorHAnsi"/>
        </w:rPr>
        <w:pPrChange w:id="321" w:author="Benjamin Roberts" w:date="2024-06-10T22:23:00Z">
          <w:pPr/>
        </w:pPrChange>
      </w:pPr>
      <w:bookmarkStart w:id="322" w:name="_Toc169506969"/>
      <w:bookmarkStart w:id="323" w:name="_Toc169536633"/>
      <w:ins w:id="324" w:author="Benjamin Roberts" w:date="2024-06-10T22:23:00Z">
        <w:r>
          <w:t xml:space="preserve">Figure </w:t>
        </w:r>
        <w:r>
          <w:fldChar w:fldCharType="begin"/>
        </w:r>
        <w:r>
          <w:instrText xml:space="preserve"> SEQ Figure \* ARABIC </w:instrText>
        </w:r>
      </w:ins>
      <w:r>
        <w:fldChar w:fldCharType="separate"/>
      </w:r>
      <w:ins w:id="325" w:author="Benjamin Roberts (Credit) [2]" w:date="2024-06-17T16:52:00Z">
        <w:r w:rsidR="00BE0CC7">
          <w:rPr>
            <w:noProof/>
          </w:rPr>
          <w:t>12</w:t>
        </w:r>
      </w:ins>
      <w:ins w:id="326" w:author="Benjamin Roberts" w:date="2024-06-10T22:27:00Z">
        <w:del w:id="327" w:author="Benjamin Roberts (Credit) [2]" w:date="2024-06-17T11:09:00Z">
          <w:r w:rsidR="00EB6911" w:rsidDel="00597F5D">
            <w:rPr>
              <w:noProof/>
            </w:rPr>
            <w:delText>11</w:delText>
          </w:r>
        </w:del>
      </w:ins>
      <w:ins w:id="328" w:author="Benjamin Roberts" w:date="2024-06-10T22:23:00Z">
        <w:r>
          <w:fldChar w:fldCharType="end"/>
        </w:r>
        <w:r>
          <w:t xml:space="preserve"> - </w:t>
        </w:r>
        <w:r w:rsidRPr="00F71790">
          <w:t xml:space="preserve">Java Console showing the Scanner Class in use to capture user </w:t>
        </w:r>
        <w:proofErr w:type="gramStart"/>
        <w:r w:rsidRPr="00F71790">
          <w:t>input</w:t>
        </w:r>
      </w:ins>
      <w:bookmarkEnd w:id="322"/>
      <w:bookmarkEnd w:id="323"/>
      <w:proofErr w:type="gramEnd"/>
    </w:p>
    <w:p w14:paraId="24DFED5D" w14:textId="27746218" w:rsidR="004B5699" w:rsidRPr="002B7EBF" w:rsidRDefault="00F239CC">
      <w:pPr>
        <w:rPr>
          <w:rFonts w:cstheme="minorHAnsi"/>
          <w:b/>
          <w:bCs/>
        </w:rPr>
      </w:pPr>
      <w:del w:id="329" w:author="Benjamin Roberts" w:date="2024-06-10T22:23:00Z">
        <w:r w:rsidRPr="002B7EBF" w:rsidDel="000A3930">
          <w:rPr>
            <w:rFonts w:cstheme="minorHAnsi"/>
            <w:b/>
            <w:bCs/>
          </w:rPr>
          <w:delText>Figure: Java Console showing the Scanner Class in use to capture user input</w:delText>
        </w:r>
      </w:del>
      <w:r w:rsidR="004B5699" w:rsidRPr="002B7EBF">
        <w:rPr>
          <w:rFonts w:cstheme="minorHAnsi"/>
          <w:b/>
          <w:bCs/>
        </w:rPr>
        <w:br w:type="page"/>
      </w:r>
    </w:p>
    <w:p w14:paraId="6AD17032" w14:textId="096D48F7" w:rsidR="00F239CC" w:rsidRPr="002B7EBF" w:rsidRDefault="00F239CC">
      <w:pPr>
        <w:rPr>
          <w:rFonts w:cstheme="minorHAnsi"/>
        </w:rPr>
      </w:pPr>
    </w:p>
    <w:p w14:paraId="4D483C7A" w14:textId="7A9A8EEE" w:rsidR="002854B4" w:rsidRPr="002B7EBF" w:rsidRDefault="002854B4" w:rsidP="004B5699">
      <w:pPr>
        <w:rPr>
          <w:rFonts w:cstheme="minorHAnsi"/>
        </w:rPr>
      </w:pPr>
      <w:r w:rsidRPr="002B7EBF">
        <w:rPr>
          <w:rFonts w:cstheme="minorHAnsi"/>
        </w:rPr>
        <w:t xml:space="preserve">An example of the code </w:t>
      </w:r>
      <w:r w:rsidR="00F239CC" w:rsidRPr="002B7EBF">
        <w:rPr>
          <w:rFonts w:cstheme="minorHAnsi"/>
        </w:rPr>
        <w:t>that generates this console</w:t>
      </w:r>
      <w:r w:rsidR="00024C4D" w:rsidRPr="002B7EBF">
        <w:rPr>
          <w:rFonts w:cstheme="minorHAnsi"/>
        </w:rPr>
        <w:t xml:space="preserve"> </w:t>
      </w:r>
      <w:r w:rsidR="00F239CC" w:rsidRPr="002B7EBF">
        <w:rPr>
          <w:rFonts w:cstheme="minorHAnsi"/>
        </w:rPr>
        <w:t>output</w:t>
      </w:r>
      <w:r w:rsidRPr="002B7EBF">
        <w:rPr>
          <w:rFonts w:cstheme="minorHAnsi"/>
        </w:rPr>
        <w:t xml:space="preserve"> is annotated below:</w:t>
      </w:r>
    </w:p>
    <w:p w14:paraId="2A421CD0" w14:textId="77777777" w:rsidR="000A3930" w:rsidRDefault="002854B4">
      <w:pPr>
        <w:keepNext/>
        <w:rPr>
          <w:ins w:id="330" w:author="Benjamin Roberts" w:date="2024-06-10T22:23:00Z"/>
        </w:rPr>
        <w:pPrChange w:id="331" w:author="Benjamin Roberts" w:date="2024-06-10T22:23:00Z">
          <w:pPr/>
        </w:pPrChange>
      </w:pPr>
      <w:r w:rsidRPr="002B7EBF">
        <w:rPr>
          <w:rFonts w:cstheme="minorHAnsi"/>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8"/>
                    <a:stretch>
                      <a:fillRect/>
                    </a:stretch>
                  </pic:blipFill>
                  <pic:spPr>
                    <a:xfrm>
                      <a:off x="0" y="0"/>
                      <a:ext cx="5102256" cy="5480997"/>
                    </a:xfrm>
                    <a:prstGeom prst="rect">
                      <a:avLst/>
                    </a:prstGeom>
                  </pic:spPr>
                </pic:pic>
              </a:graphicData>
            </a:graphic>
          </wp:inline>
        </w:drawing>
      </w:r>
    </w:p>
    <w:p w14:paraId="4E49F5FB" w14:textId="17E0C806" w:rsidR="002854B4" w:rsidRPr="002B7EBF" w:rsidRDefault="000A3930">
      <w:pPr>
        <w:pStyle w:val="Caption"/>
        <w:rPr>
          <w:rFonts w:cstheme="minorHAnsi"/>
        </w:rPr>
        <w:pPrChange w:id="332" w:author="Benjamin Roberts" w:date="2024-06-10T22:23:00Z">
          <w:pPr/>
        </w:pPrChange>
      </w:pPr>
      <w:bookmarkStart w:id="333" w:name="_Toc169506970"/>
      <w:bookmarkStart w:id="334" w:name="_Toc169536634"/>
      <w:ins w:id="335" w:author="Benjamin Roberts" w:date="2024-06-10T22:23:00Z">
        <w:r>
          <w:t xml:space="preserve">Figure </w:t>
        </w:r>
        <w:r>
          <w:fldChar w:fldCharType="begin"/>
        </w:r>
        <w:r>
          <w:instrText xml:space="preserve"> SEQ Figure \* ARABIC </w:instrText>
        </w:r>
      </w:ins>
      <w:r>
        <w:fldChar w:fldCharType="separate"/>
      </w:r>
      <w:ins w:id="336" w:author="Benjamin Roberts (Credit) [2]" w:date="2024-06-17T16:52:00Z">
        <w:r w:rsidR="00BE0CC7">
          <w:rPr>
            <w:noProof/>
          </w:rPr>
          <w:t>13</w:t>
        </w:r>
      </w:ins>
      <w:ins w:id="337" w:author="Benjamin Roberts" w:date="2024-06-10T22:27:00Z">
        <w:del w:id="338" w:author="Benjamin Roberts (Credit) [2]" w:date="2024-06-17T11:09:00Z">
          <w:r w:rsidR="00EB6911" w:rsidDel="00597F5D">
            <w:rPr>
              <w:noProof/>
            </w:rPr>
            <w:delText>12</w:delText>
          </w:r>
        </w:del>
      </w:ins>
      <w:ins w:id="339" w:author="Benjamin Roberts" w:date="2024-06-10T22:23:00Z">
        <w:r>
          <w:fldChar w:fldCharType="end"/>
        </w:r>
        <w:r>
          <w:t xml:space="preserve"> - </w:t>
        </w:r>
        <w:r w:rsidRPr="00CD1465">
          <w:t>An object method used to prompt the user for a Residential Status</w:t>
        </w:r>
      </w:ins>
      <w:bookmarkEnd w:id="333"/>
      <w:bookmarkEnd w:id="334"/>
    </w:p>
    <w:p w14:paraId="47937344" w14:textId="18D747A5" w:rsidR="004B5699" w:rsidRPr="002B7EBF" w:rsidDel="000A3930" w:rsidRDefault="004B5699" w:rsidP="002854B4">
      <w:pPr>
        <w:rPr>
          <w:del w:id="340" w:author="Benjamin Roberts" w:date="2024-06-10T22:23:00Z"/>
          <w:rFonts w:cstheme="minorHAnsi"/>
          <w:b/>
          <w:bCs/>
        </w:rPr>
      </w:pPr>
      <w:del w:id="341" w:author="Benjamin Roberts" w:date="2024-06-10T22:23:00Z">
        <w:r w:rsidRPr="002B7EBF" w:rsidDel="000A3930">
          <w:rPr>
            <w:rFonts w:cstheme="minorHAnsi"/>
            <w:b/>
            <w:bCs/>
          </w:rPr>
          <w:delText>Figure: An object method used to prompt the user for a Residential Status</w:delText>
        </w:r>
      </w:del>
    </w:p>
    <w:p w14:paraId="086B56C7" w14:textId="007845F4" w:rsidR="004B5699" w:rsidRPr="002B7EBF" w:rsidRDefault="004B5699" w:rsidP="002854B4">
      <w:pPr>
        <w:rPr>
          <w:rFonts w:cstheme="minorHAnsi"/>
        </w:rPr>
      </w:pPr>
      <w:r w:rsidRPr="002B7EBF">
        <w:rPr>
          <w:rFonts w:cstheme="minorHAnsi"/>
        </w:rPr>
        <w:t xml:space="preserve">What each part of this </w:t>
      </w:r>
      <w:commentRangeStart w:id="342"/>
      <w:r w:rsidRPr="002B7EBF">
        <w:rPr>
          <w:rFonts w:cstheme="minorHAnsi"/>
        </w:rPr>
        <w:t>does:</w:t>
      </w:r>
      <w:commentRangeEnd w:id="342"/>
      <w:r w:rsidR="00E7011A" w:rsidRPr="002B7EBF">
        <w:rPr>
          <w:rStyle w:val="CommentReference"/>
          <w:rFonts w:cstheme="minorHAnsi"/>
        </w:rPr>
        <w:commentReference w:id="342"/>
      </w:r>
    </w:p>
    <w:p w14:paraId="40C2DBEA" w14:textId="227C9055" w:rsidR="002854B4" w:rsidRPr="002B7EBF" w:rsidRDefault="009150C9" w:rsidP="002854B4">
      <w:pPr>
        <w:pStyle w:val="ListParagraph"/>
        <w:numPr>
          <w:ilvl w:val="0"/>
          <w:numId w:val="9"/>
        </w:numPr>
        <w:rPr>
          <w:rFonts w:cstheme="minorHAnsi"/>
        </w:rPr>
      </w:pPr>
      <w:r w:rsidRPr="002B7EBF">
        <w:rPr>
          <w:rFonts w:cstheme="minorHAnsi"/>
        </w:rPr>
        <w:t>“</w:t>
      </w:r>
      <w:proofErr w:type="gramStart"/>
      <w:r w:rsidRPr="002B7EBF">
        <w:rPr>
          <w:rFonts w:cstheme="minorHAnsi"/>
        </w:rPr>
        <w:t>println(</w:t>
      </w:r>
      <w:proofErr w:type="gramEnd"/>
      <w:r w:rsidRPr="002B7EBF">
        <w:rPr>
          <w:rFonts w:cstheme="minorHAnsi"/>
        </w:rPr>
        <w:t>)” functions print out a menu of options to the console for the user</w:t>
      </w:r>
    </w:p>
    <w:p w14:paraId="1B6ECB1A" w14:textId="77777777" w:rsidR="009150C9" w:rsidRPr="002B7EBF" w:rsidRDefault="009150C9" w:rsidP="002854B4">
      <w:pPr>
        <w:pStyle w:val="ListParagraph"/>
        <w:numPr>
          <w:ilvl w:val="0"/>
          <w:numId w:val="9"/>
        </w:numPr>
        <w:rPr>
          <w:rFonts w:cstheme="minorHAnsi"/>
        </w:rPr>
      </w:pPr>
      <w:r w:rsidRPr="002B7EBF">
        <w:rPr>
          <w:rFonts w:cstheme="minorHAnsi"/>
        </w:rPr>
        <w:t xml:space="preserve">A custom defined “getIntInput” method calls the Java Scanner &amp; writes out another prompt to the console with instructions to the </w:t>
      </w:r>
      <w:proofErr w:type="gramStart"/>
      <w:r w:rsidRPr="002B7EBF">
        <w:rPr>
          <w:rFonts w:cstheme="minorHAnsi"/>
        </w:rPr>
        <w:t>user</w:t>
      </w:r>
      <w:proofErr w:type="gramEnd"/>
    </w:p>
    <w:p w14:paraId="473E4BA9" w14:textId="77777777" w:rsidR="009150C9" w:rsidRPr="002B7EBF" w:rsidRDefault="009150C9" w:rsidP="002854B4">
      <w:pPr>
        <w:pStyle w:val="ListParagraph"/>
        <w:numPr>
          <w:ilvl w:val="0"/>
          <w:numId w:val="9"/>
        </w:numPr>
        <w:rPr>
          <w:rFonts w:cstheme="minorHAnsi"/>
        </w:rPr>
      </w:pPr>
      <w:r w:rsidRPr="002B7EBF">
        <w:rPr>
          <w:rFonts w:cstheme="minorHAnsi"/>
        </w:rPr>
        <w:t xml:space="preserve">A “while” loop traps the user in this loop until they provide a valid </w:t>
      </w:r>
      <w:proofErr w:type="gramStart"/>
      <w:r w:rsidRPr="002B7EBF">
        <w:rPr>
          <w:rFonts w:cstheme="minorHAnsi"/>
        </w:rPr>
        <w:t>option</w:t>
      </w:r>
      <w:proofErr w:type="gramEnd"/>
    </w:p>
    <w:p w14:paraId="60E0E4FB" w14:textId="77777777" w:rsidR="009150C9" w:rsidRPr="002B7EBF" w:rsidRDefault="009150C9" w:rsidP="002854B4">
      <w:pPr>
        <w:pStyle w:val="ListParagraph"/>
        <w:numPr>
          <w:ilvl w:val="0"/>
          <w:numId w:val="9"/>
        </w:numPr>
        <w:rPr>
          <w:rFonts w:cstheme="minorHAnsi"/>
        </w:rPr>
      </w:pPr>
      <w:r w:rsidRPr="002B7EBF">
        <w:rPr>
          <w:rFonts w:cstheme="minorHAnsi"/>
        </w:rPr>
        <w:t xml:space="preserve">The “try-catch” block is included to capture invalid characters e.g. string values when expecting a value of 1 to </w:t>
      </w:r>
      <w:proofErr w:type="gramStart"/>
      <w:r w:rsidRPr="002B7EBF">
        <w:rPr>
          <w:rFonts w:cstheme="minorHAnsi"/>
        </w:rPr>
        <w:t>6</w:t>
      </w:r>
      <w:proofErr w:type="gramEnd"/>
    </w:p>
    <w:p w14:paraId="5692DC56" w14:textId="7B2A5E8C" w:rsidR="0061028A" w:rsidRPr="002B7EBF" w:rsidRDefault="009150C9" w:rsidP="002854B4">
      <w:pPr>
        <w:pStyle w:val="ListParagraph"/>
        <w:numPr>
          <w:ilvl w:val="0"/>
          <w:numId w:val="9"/>
        </w:numPr>
        <w:rPr>
          <w:rFonts w:cstheme="minorHAnsi"/>
        </w:rPr>
      </w:pPr>
      <w:r w:rsidRPr="002B7EBF">
        <w:rPr>
          <w:rFonts w:cstheme="minorHAnsi"/>
        </w:rPr>
        <w:t xml:space="preserve">The “loopCount” increment logic is included as a failsafe for ending the while loop in case of too many bad inputs </w:t>
      </w:r>
      <w:r w:rsidR="007D5552" w:rsidRPr="002B7EBF">
        <w:rPr>
          <w:rFonts w:cstheme="minorHAnsi"/>
        </w:rPr>
        <w:t xml:space="preserve">and/or preventing an infinite </w:t>
      </w:r>
      <w:proofErr w:type="gramStart"/>
      <w:r w:rsidR="007D5552" w:rsidRPr="002B7EBF">
        <w:rPr>
          <w:rFonts w:cstheme="minorHAnsi"/>
        </w:rPr>
        <w:t>loop</w:t>
      </w:r>
      <w:proofErr w:type="gramEnd"/>
    </w:p>
    <w:p w14:paraId="237A1287" w14:textId="77777777" w:rsidR="0061028A" w:rsidRPr="002B7EBF" w:rsidRDefault="0061028A">
      <w:pPr>
        <w:rPr>
          <w:rFonts w:cstheme="minorHAnsi"/>
        </w:rPr>
      </w:pPr>
      <w:r w:rsidRPr="002B7EBF">
        <w:rPr>
          <w:rFonts w:cstheme="minorHAnsi"/>
        </w:rPr>
        <w:br w:type="page"/>
      </w:r>
    </w:p>
    <w:p w14:paraId="0E438442" w14:textId="31D8BF48" w:rsidR="003A1651" w:rsidRPr="002B7EBF" w:rsidRDefault="003A1651" w:rsidP="00597BD1">
      <w:pPr>
        <w:pStyle w:val="Heading2"/>
        <w:rPr>
          <w:rFonts w:asciiTheme="minorHAnsi" w:hAnsiTheme="minorHAnsi" w:cstheme="minorHAnsi"/>
        </w:rPr>
      </w:pPr>
      <w:bookmarkStart w:id="343" w:name="_Toc169536671"/>
      <w:r w:rsidRPr="002B7EBF">
        <w:rPr>
          <w:rFonts w:asciiTheme="minorHAnsi" w:hAnsiTheme="minorHAnsi" w:cstheme="minorHAnsi"/>
        </w:rPr>
        <w:lastRenderedPageBreak/>
        <w:t>Data Model</w:t>
      </w:r>
      <w:bookmarkEnd w:id="343"/>
    </w:p>
    <w:p w14:paraId="0FF6CA3F" w14:textId="1A465F03" w:rsidR="00DA33F7" w:rsidRPr="002B7EBF" w:rsidRDefault="00DA33F7" w:rsidP="00DA33F7">
      <w:pPr>
        <w:rPr>
          <w:rFonts w:cstheme="minorHAnsi"/>
        </w:rPr>
      </w:pPr>
      <w:r w:rsidRPr="002B7EBF">
        <w:rPr>
          <w:rFonts w:cstheme="minorHAnsi"/>
        </w:rP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Pr="002B7EBF" w:rsidRDefault="00DA33F7" w:rsidP="00DA33F7">
      <w:pPr>
        <w:rPr>
          <w:rFonts w:cstheme="minorHAnsi"/>
        </w:rPr>
      </w:pPr>
      <w:r w:rsidRPr="002B7EBF">
        <w:rPr>
          <w:rFonts w:cstheme="minorHAnsi"/>
        </w:rPr>
        <w:t>I chose to apply a similar approach to this program, by defining an “AppData” class:</w:t>
      </w:r>
    </w:p>
    <w:p w14:paraId="36702559" w14:textId="77777777" w:rsidR="000A3930" w:rsidRDefault="00DA33F7">
      <w:pPr>
        <w:keepNext/>
        <w:rPr>
          <w:ins w:id="344" w:author="Benjamin Roberts" w:date="2024-06-10T22:24:00Z"/>
        </w:rPr>
        <w:pPrChange w:id="345" w:author="Benjamin Roberts" w:date="2024-06-10T22:24:00Z">
          <w:pPr/>
        </w:pPrChange>
      </w:pPr>
      <w:r w:rsidRPr="002B7EBF">
        <w:rPr>
          <w:rFonts w:cstheme="minorHAnsi"/>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9"/>
                    <a:stretch>
                      <a:fillRect/>
                    </a:stretch>
                  </pic:blipFill>
                  <pic:spPr>
                    <a:xfrm>
                      <a:off x="0" y="0"/>
                      <a:ext cx="5731510" cy="3573145"/>
                    </a:xfrm>
                    <a:prstGeom prst="rect">
                      <a:avLst/>
                    </a:prstGeom>
                  </pic:spPr>
                </pic:pic>
              </a:graphicData>
            </a:graphic>
          </wp:inline>
        </w:drawing>
      </w:r>
    </w:p>
    <w:p w14:paraId="6683137A" w14:textId="247DAE14" w:rsidR="00DA33F7" w:rsidRPr="002B7EBF" w:rsidRDefault="000A3930">
      <w:pPr>
        <w:pStyle w:val="Caption"/>
        <w:rPr>
          <w:rFonts w:cstheme="minorHAnsi"/>
        </w:rPr>
        <w:pPrChange w:id="346" w:author="Benjamin Roberts" w:date="2024-06-10T22:24:00Z">
          <w:pPr/>
        </w:pPrChange>
      </w:pPr>
      <w:bookmarkStart w:id="347" w:name="_Toc169506971"/>
      <w:bookmarkStart w:id="348" w:name="_Toc169536635"/>
      <w:ins w:id="349" w:author="Benjamin Roberts" w:date="2024-06-10T22:24:00Z">
        <w:r>
          <w:t xml:space="preserve">Figure </w:t>
        </w:r>
        <w:r>
          <w:fldChar w:fldCharType="begin"/>
        </w:r>
        <w:r>
          <w:instrText xml:space="preserve"> SEQ Figure \* ARABIC </w:instrText>
        </w:r>
      </w:ins>
      <w:r>
        <w:fldChar w:fldCharType="separate"/>
      </w:r>
      <w:ins w:id="350" w:author="Benjamin Roberts (Credit) [2]" w:date="2024-06-17T16:52:00Z">
        <w:r w:rsidR="00BE0CC7">
          <w:rPr>
            <w:noProof/>
          </w:rPr>
          <w:t>14</w:t>
        </w:r>
      </w:ins>
      <w:ins w:id="351" w:author="Benjamin Roberts" w:date="2024-06-10T22:27:00Z">
        <w:del w:id="352" w:author="Benjamin Roberts (Credit) [2]" w:date="2024-06-17T11:09:00Z">
          <w:r w:rsidR="00EB6911" w:rsidDel="00597F5D">
            <w:rPr>
              <w:noProof/>
            </w:rPr>
            <w:delText>13</w:delText>
          </w:r>
        </w:del>
      </w:ins>
      <w:ins w:id="353" w:author="Benjamin Roberts" w:date="2024-06-10T22:24:00Z">
        <w:r>
          <w:fldChar w:fldCharType="end"/>
        </w:r>
        <w:r>
          <w:t xml:space="preserve"> - </w:t>
        </w:r>
        <w:r w:rsidRPr="00B37046">
          <w:t>the “AppData” class written to act as a Data Model</w:t>
        </w:r>
      </w:ins>
      <w:bookmarkEnd w:id="347"/>
      <w:bookmarkEnd w:id="348"/>
    </w:p>
    <w:p w14:paraId="1D9EA35A" w14:textId="780BEC7D" w:rsidR="00DA33F7" w:rsidRPr="002B7EBF" w:rsidDel="000A3930" w:rsidRDefault="00DA33F7" w:rsidP="00DA33F7">
      <w:pPr>
        <w:rPr>
          <w:del w:id="354" w:author="Benjamin Roberts" w:date="2024-06-10T22:24:00Z"/>
          <w:rFonts w:cstheme="minorHAnsi"/>
          <w:b/>
          <w:bCs/>
        </w:rPr>
      </w:pPr>
      <w:del w:id="355" w:author="Benjamin Roberts" w:date="2024-06-10T22:24:00Z">
        <w:r w:rsidRPr="002B7EBF" w:rsidDel="000A3930">
          <w:rPr>
            <w:rFonts w:cstheme="minorHAnsi"/>
            <w:b/>
            <w:bCs/>
          </w:rPr>
          <w:delText>Figure: the “AppData” class written to act as a Data Model</w:delText>
        </w:r>
      </w:del>
    </w:p>
    <w:p w14:paraId="77C1414F" w14:textId="5CDA7B6C" w:rsidR="00DA33F7" w:rsidRPr="002B7EBF" w:rsidRDefault="00DA33F7" w:rsidP="00DA33F7">
      <w:pPr>
        <w:rPr>
          <w:rFonts w:cstheme="minorHAnsi"/>
        </w:rPr>
      </w:pPr>
      <w:r w:rsidRPr="002B7EBF">
        <w:rPr>
          <w:rFonts w:cstheme="minorHAnsi"/>
        </w:rPr>
        <w:t>Doing this gave these advantages:</w:t>
      </w:r>
    </w:p>
    <w:p w14:paraId="3EB89226" w14:textId="49ED4F70" w:rsidR="00DA33F7" w:rsidRPr="002B7EBF" w:rsidRDefault="00DA33F7" w:rsidP="00DA33F7">
      <w:pPr>
        <w:pStyle w:val="ListParagraph"/>
        <w:numPr>
          <w:ilvl w:val="0"/>
          <w:numId w:val="13"/>
        </w:numPr>
        <w:rPr>
          <w:rFonts w:cstheme="minorHAnsi"/>
        </w:rPr>
      </w:pPr>
      <w:r w:rsidRPr="002B7EBF">
        <w:rPr>
          <w:rFonts w:cstheme="minorHAnsi"/>
        </w:rPr>
        <w:t xml:space="preserve">All application data is logically </w:t>
      </w:r>
      <w:proofErr w:type="gramStart"/>
      <w:r w:rsidRPr="002B7EBF">
        <w:rPr>
          <w:rFonts w:cstheme="minorHAnsi"/>
        </w:rPr>
        <w:t>grouped</w:t>
      </w:r>
      <w:proofErr w:type="gramEnd"/>
    </w:p>
    <w:p w14:paraId="0CD8B3B9" w14:textId="3E59089C" w:rsidR="00DA33F7" w:rsidRPr="002B7EBF" w:rsidRDefault="00DA33F7" w:rsidP="00DA33F7">
      <w:pPr>
        <w:pStyle w:val="ListParagraph"/>
        <w:numPr>
          <w:ilvl w:val="0"/>
          <w:numId w:val="13"/>
        </w:numPr>
        <w:rPr>
          <w:rFonts w:cstheme="minorHAnsi"/>
        </w:rPr>
      </w:pPr>
      <w:r w:rsidRPr="002B7EBF">
        <w:rPr>
          <w:rFonts w:cstheme="minorHAnsi"/>
        </w:rPr>
        <w:t xml:space="preserve">A single data object can be logged for </w:t>
      </w:r>
      <w:proofErr w:type="gramStart"/>
      <w:r w:rsidRPr="002B7EBF">
        <w:rPr>
          <w:rFonts w:cstheme="minorHAnsi"/>
        </w:rPr>
        <w:t>review</w:t>
      </w:r>
      <w:proofErr w:type="gramEnd"/>
    </w:p>
    <w:p w14:paraId="7DCBF7BC" w14:textId="2303FD29" w:rsidR="00DA33F7" w:rsidRPr="002B7EBF" w:rsidRDefault="00DA33F7" w:rsidP="00DA33F7">
      <w:pPr>
        <w:pStyle w:val="ListParagraph"/>
        <w:numPr>
          <w:ilvl w:val="0"/>
          <w:numId w:val="13"/>
        </w:numPr>
        <w:rPr>
          <w:rFonts w:cstheme="minorHAnsi"/>
        </w:rPr>
      </w:pPr>
      <w:r w:rsidRPr="002B7EBF">
        <w:rPr>
          <w:rFonts w:cstheme="minorHAnsi"/>
        </w:rPr>
        <w:t>Java Methods could be written to accept this model, allowing some flexibility around Java’s strongly typed data constraints</w:t>
      </w:r>
      <w:r w:rsidR="009A734D" w:rsidRPr="002B7EBF">
        <w:rPr>
          <w:rFonts w:cstheme="minorHAnsi"/>
        </w:rPr>
        <w:t xml:space="preserve"> when writing </w:t>
      </w:r>
      <w:proofErr w:type="gramStart"/>
      <w:r w:rsidR="009A734D" w:rsidRPr="002B7EBF">
        <w:rPr>
          <w:rFonts w:cstheme="minorHAnsi"/>
        </w:rPr>
        <w:t>methods</w:t>
      </w:r>
      <w:proofErr w:type="gramEnd"/>
    </w:p>
    <w:p w14:paraId="5380ED20" w14:textId="21203FB0" w:rsidR="00BF1671" w:rsidRPr="002B7EBF" w:rsidRDefault="00BF1671" w:rsidP="00BF1671">
      <w:pPr>
        <w:rPr>
          <w:rFonts w:cstheme="minorHAnsi"/>
        </w:rPr>
      </w:pPr>
      <w:r w:rsidRPr="002B7EBF">
        <w:rPr>
          <w:rFonts w:cstheme="minorHAnsi"/>
        </w:rPr>
        <w:t xml:space="preserve">Once the program completes </w:t>
      </w:r>
      <w:commentRangeStart w:id="356"/>
      <w:r w:rsidRPr="002B7EBF">
        <w:rPr>
          <w:rFonts w:cstheme="minorHAnsi"/>
        </w:rPr>
        <w:t>its run</w:t>
      </w:r>
      <w:commentRangeEnd w:id="356"/>
      <w:r w:rsidR="00E7011A" w:rsidRPr="002B7EBF">
        <w:rPr>
          <w:rStyle w:val="CommentReference"/>
          <w:rFonts w:cstheme="minorHAnsi"/>
        </w:rPr>
        <w:commentReference w:id="356"/>
      </w:r>
      <w:r w:rsidRPr="002B7EBF">
        <w:rPr>
          <w:rFonts w:cstheme="minorHAnsi"/>
        </w:rPr>
        <w:t>, this Data model is populated with all the data used during the run. This allows the data to be logged easily for review. To do this, I made use of the GSON library to get a JSON representation of this:</w:t>
      </w:r>
    </w:p>
    <w:p w14:paraId="6EC3F550" w14:textId="77777777" w:rsidR="000A3930" w:rsidRDefault="00BF1671">
      <w:pPr>
        <w:keepNext/>
        <w:rPr>
          <w:ins w:id="357" w:author="Benjamin Roberts" w:date="2024-06-10T22:24:00Z"/>
        </w:rPr>
        <w:pPrChange w:id="358" w:author="Benjamin Roberts" w:date="2024-06-10T22:24:00Z">
          <w:pPr/>
        </w:pPrChange>
      </w:pPr>
      <w:r w:rsidRPr="002B7EBF">
        <w:rPr>
          <w:rFonts w:cstheme="minorHAnsi"/>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30"/>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31"/>
                    <a:stretch>
                      <a:fillRect/>
                    </a:stretch>
                  </pic:blipFill>
                  <pic:spPr>
                    <a:xfrm>
                      <a:off x="0" y="0"/>
                      <a:ext cx="4228528" cy="694624"/>
                    </a:xfrm>
                    <a:prstGeom prst="rect">
                      <a:avLst/>
                    </a:prstGeom>
                  </pic:spPr>
                </pic:pic>
              </a:graphicData>
            </a:graphic>
          </wp:inline>
        </w:drawing>
      </w:r>
    </w:p>
    <w:p w14:paraId="6C0D5DAB" w14:textId="5C29451E" w:rsidR="00BF1671" w:rsidRPr="002B7EBF" w:rsidRDefault="000A3930">
      <w:pPr>
        <w:pStyle w:val="Caption"/>
        <w:rPr>
          <w:rFonts w:cstheme="minorHAnsi"/>
          <w:b/>
          <w:bCs/>
        </w:rPr>
        <w:pPrChange w:id="359" w:author="Benjamin Roberts" w:date="2024-06-10T22:24:00Z">
          <w:pPr/>
        </w:pPrChange>
      </w:pPr>
      <w:bookmarkStart w:id="360" w:name="_Toc169506972"/>
      <w:bookmarkStart w:id="361" w:name="_Toc169536636"/>
      <w:ins w:id="362" w:author="Benjamin Roberts" w:date="2024-06-10T22:24:00Z">
        <w:r>
          <w:t xml:space="preserve">Figure </w:t>
        </w:r>
        <w:r>
          <w:fldChar w:fldCharType="begin"/>
        </w:r>
        <w:r>
          <w:instrText xml:space="preserve"> SEQ Figure \* ARABIC </w:instrText>
        </w:r>
      </w:ins>
      <w:r>
        <w:fldChar w:fldCharType="separate"/>
      </w:r>
      <w:ins w:id="363" w:author="Benjamin Roberts (Credit) [2]" w:date="2024-06-17T16:52:00Z">
        <w:r w:rsidR="00BE0CC7">
          <w:rPr>
            <w:noProof/>
          </w:rPr>
          <w:t>15</w:t>
        </w:r>
      </w:ins>
      <w:ins w:id="364" w:author="Benjamin Roberts" w:date="2024-06-10T22:27:00Z">
        <w:del w:id="365" w:author="Benjamin Roberts (Credit) [2]" w:date="2024-06-17T11:09:00Z">
          <w:r w:rsidR="00EB6911" w:rsidDel="00597F5D">
            <w:rPr>
              <w:noProof/>
            </w:rPr>
            <w:delText>14</w:delText>
          </w:r>
        </w:del>
      </w:ins>
      <w:ins w:id="366" w:author="Benjamin Roberts" w:date="2024-06-10T22:24:00Z">
        <w:r>
          <w:fldChar w:fldCharType="end"/>
        </w:r>
        <w:r>
          <w:t xml:space="preserve"> - </w:t>
        </w:r>
        <w:r w:rsidRPr="006621F4">
          <w:t xml:space="preserve">Importing and using the GSON library to create a JSON Representation to log to the </w:t>
        </w:r>
        <w:proofErr w:type="gramStart"/>
        <w:r w:rsidRPr="006621F4">
          <w:t>console</w:t>
        </w:r>
      </w:ins>
      <w:bookmarkEnd w:id="360"/>
      <w:bookmarkEnd w:id="361"/>
      <w:proofErr w:type="gramEnd"/>
    </w:p>
    <w:p w14:paraId="1B7A5559" w14:textId="6F70A9C8" w:rsidR="00DA33F7" w:rsidRPr="002B7EBF" w:rsidRDefault="00BF1671">
      <w:pPr>
        <w:rPr>
          <w:rFonts w:cstheme="minorHAnsi"/>
          <w:b/>
          <w:bCs/>
        </w:rPr>
      </w:pPr>
      <w:del w:id="367" w:author="Benjamin Roberts" w:date="2024-06-10T22:24:00Z">
        <w:r w:rsidRPr="002B7EBF" w:rsidDel="000A3930">
          <w:rPr>
            <w:rFonts w:cstheme="minorHAnsi"/>
            <w:b/>
            <w:bCs/>
          </w:rPr>
          <w:delText>Figure: Importing and using the GSON library to create a JSON</w:delText>
        </w:r>
        <w:r w:rsidR="0091449F" w:rsidRPr="002B7EBF" w:rsidDel="000A3930">
          <w:rPr>
            <w:rFonts w:cstheme="minorHAnsi"/>
            <w:b/>
            <w:bCs/>
          </w:rPr>
          <w:delText xml:space="preserve"> Representation to log to the console</w:delText>
        </w:r>
      </w:del>
      <w:r w:rsidR="00DA33F7" w:rsidRPr="002B7EBF">
        <w:rPr>
          <w:rFonts w:cstheme="minorHAnsi"/>
          <w:b/>
          <w:bCs/>
        </w:rPr>
        <w:br w:type="page"/>
      </w:r>
    </w:p>
    <w:p w14:paraId="113FC29E" w14:textId="2E1C79B6" w:rsidR="003A1651" w:rsidRPr="002B7EBF" w:rsidRDefault="00BF1671" w:rsidP="003A1651">
      <w:pPr>
        <w:rPr>
          <w:rFonts w:cstheme="minorHAnsi"/>
        </w:rPr>
      </w:pPr>
      <w:r w:rsidRPr="002B7EBF">
        <w:rPr>
          <w:rFonts w:cstheme="minorHAnsi"/>
        </w:rPr>
        <w:lastRenderedPageBreak/>
        <w:t xml:space="preserve">An </w:t>
      </w:r>
      <w:r w:rsidR="0091449F" w:rsidRPr="002B7EBF">
        <w:rPr>
          <w:rFonts w:cstheme="minorHAnsi"/>
        </w:rPr>
        <w:t xml:space="preserve">abridged </w:t>
      </w:r>
      <w:r w:rsidRPr="002B7EBF">
        <w:rPr>
          <w:rFonts w:cstheme="minorHAnsi"/>
        </w:rPr>
        <w:t>example output of this is below:</w:t>
      </w:r>
    </w:p>
    <w:p w14:paraId="0C7109D9" w14:textId="77777777" w:rsidR="00BF1671" w:rsidRPr="002B7EBF" w:rsidRDefault="00BF1671">
      <w:pPr>
        <w:rPr>
          <w:rFonts w:cstheme="minorHAnsi"/>
        </w:rPr>
      </w:pPr>
      <w:r w:rsidRPr="002B7EBF">
        <w:rPr>
          <w:rFonts w:cstheme="minorHAnsi"/>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4D3D32B0" w:rsidR="00BF1671" w:rsidRPr="002B7EBF" w:rsidRDefault="000A3930">
      <w:pPr>
        <w:pStyle w:val="Caption"/>
        <w:rPr>
          <w:rFonts w:cstheme="minorHAnsi"/>
          <w:b/>
          <w:bCs/>
        </w:rPr>
        <w:pPrChange w:id="368" w:author="Benjamin Roberts" w:date="2024-06-10T22:24:00Z">
          <w:pPr/>
        </w:pPrChange>
      </w:pPr>
      <w:bookmarkStart w:id="369" w:name="_Toc169506973"/>
      <w:bookmarkStart w:id="370" w:name="_Toc169536637"/>
      <w:ins w:id="371" w:author="Benjamin Roberts" w:date="2024-06-10T22:24:00Z">
        <w:r>
          <w:t xml:space="preserve">Figure </w:t>
        </w:r>
        <w:r>
          <w:fldChar w:fldCharType="begin"/>
        </w:r>
        <w:r>
          <w:instrText xml:space="preserve"> SEQ Figure \* ARABIC </w:instrText>
        </w:r>
      </w:ins>
      <w:r>
        <w:fldChar w:fldCharType="separate"/>
      </w:r>
      <w:ins w:id="372" w:author="Benjamin Roberts (Credit) [2]" w:date="2024-06-17T16:52:00Z">
        <w:r w:rsidR="00BE0CC7">
          <w:rPr>
            <w:noProof/>
          </w:rPr>
          <w:t>16</w:t>
        </w:r>
      </w:ins>
      <w:ins w:id="373" w:author="Benjamin Roberts" w:date="2024-06-10T22:27:00Z">
        <w:del w:id="374" w:author="Benjamin Roberts (Credit) [2]" w:date="2024-06-17T11:09:00Z">
          <w:r w:rsidR="00EB6911" w:rsidDel="00597F5D">
            <w:rPr>
              <w:noProof/>
            </w:rPr>
            <w:delText>15</w:delText>
          </w:r>
        </w:del>
      </w:ins>
      <w:ins w:id="375" w:author="Benjamin Roberts" w:date="2024-06-10T22:24:00Z">
        <w:r>
          <w:fldChar w:fldCharType="end"/>
        </w:r>
        <w:r>
          <w:t xml:space="preserve"> - </w:t>
        </w:r>
        <w:r w:rsidRPr="004D3B1B">
          <w:t>An example of the GSON output, returning a JSON Representation of the Java Program's data model</w:t>
        </w:r>
      </w:ins>
      <w:del w:id="376" w:author="Benjamin Roberts" w:date="2024-06-10T22:24:00Z">
        <w:r w:rsidR="00BF1671" w:rsidRPr="002B7EBF" w:rsidDel="000A3930">
          <w:rPr>
            <w:rFonts w:cstheme="minorHAnsi"/>
            <w:b/>
            <w:bCs/>
          </w:rPr>
          <w:delText>Fi</w:delText>
        </w:r>
      </w:del>
      <w:ins w:id="377" w:author="Benjamin Roberts" w:date="2024-06-10T22:24:00Z">
        <w:r w:rsidRPr="002B7EBF" w:rsidDel="000A3930">
          <w:rPr>
            <w:rFonts w:cstheme="minorHAnsi"/>
            <w:b/>
            <w:bCs/>
          </w:rPr>
          <w:t xml:space="preserve"> </w:t>
        </w:r>
      </w:ins>
      <w:del w:id="378" w:author="Benjamin Roberts" w:date="2024-06-10T22:24:00Z">
        <w:r w:rsidR="00BF1671" w:rsidRPr="002B7EBF" w:rsidDel="000A3930">
          <w:rPr>
            <w:rFonts w:cstheme="minorHAnsi"/>
            <w:b/>
            <w:bCs/>
          </w:rPr>
          <w:delText>gure: An example of the GSON output, returning a JSON Representation of the Java Program's data model</w:delText>
        </w:r>
      </w:del>
      <w:bookmarkEnd w:id="369"/>
      <w:bookmarkEnd w:id="370"/>
      <w:r w:rsidR="00BF1671" w:rsidRPr="002B7EBF">
        <w:rPr>
          <w:rFonts w:cstheme="minorHAnsi"/>
          <w:b/>
          <w:bCs/>
        </w:rPr>
        <w:br w:type="page"/>
      </w:r>
    </w:p>
    <w:p w14:paraId="6DB82D2C" w14:textId="77FBB78C" w:rsidR="00EC7E9E" w:rsidRPr="002B7EBF" w:rsidRDefault="00EC7E9E" w:rsidP="00592022">
      <w:pPr>
        <w:pStyle w:val="Heading2"/>
        <w:rPr>
          <w:rFonts w:asciiTheme="minorHAnsi" w:hAnsiTheme="minorHAnsi" w:cstheme="minorHAnsi"/>
        </w:rPr>
      </w:pPr>
      <w:bookmarkStart w:id="379" w:name="_Toc169536672"/>
      <w:r w:rsidRPr="002B7EBF">
        <w:rPr>
          <w:rFonts w:asciiTheme="minorHAnsi" w:hAnsiTheme="minorHAnsi" w:cstheme="minorHAnsi"/>
        </w:rPr>
        <w:lastRenderedPageBreak/>
        <w:t xml:space="preserve">Credit Policy </w:t>
      </w:r>
      <w:proofErr w:type="gramStart"/>
      <w:r w:rsidRPr="002B7EBF">
        <w:rPr>
          <w:rFonts w:asciiTheme="minorHAnsi" w:hAnsiTheme="minorHAnsi" w:cstheme="minorHAnsi"/>
        </w:rPr>
        <w:t>built</w:t>
      </w:r>
      <w:bookmarkEnd w:id="379"/>
      <w:proofErr w:type="gramEnd"/>
    </w:p>
    <w:p w14:paraId="453177B3" w14:textId="117FA54D" w:rsidR="008C730F" w:rsidRPr="002B7EBF" w:rsidRDefault="008C730F" w:rsidP="002B3349">
      <w:pPr>
        <w:jc w:val="both"/>
        <w:rPr>
          <w:rFonts w:cstheme="minorHAnsi"/>
        </w:rPr>
      </w:pPr>
      <w:r w:rsidRPr="002B7EBF">
        <w:rPr>
          <w:rFonts w:cstheme="minorHAnsi"/>
        </w:rPr>
        <w:t>The below section details the Credit Decisioning Logic built into the program.</w:t>
      </w:r>
    </w:p>
    <w:p w14:paraId="59B3D398" w14:textId="77777777" w:rsidR="00833D68" w:rsidRPr="002B7EBF" w:rsidRDefault="00EC7E9E" w:rsidP="002B3349">
      <w:pPr>
        <w:pStyle w:val="Heading3"/>
        <w:jc w:val="both"/>
        <w:rPr>
          <w:rFonts w:asciiTheme="minorHAnsi" w:hAnsiTheme="minorHAnsi" w:cstheme="minorHAnsi"/>
        </w:rPr>
      </w:pPr>
      <w:bookmarkStart w:id="380" w:name="_Toc169536673"/>
      <w:r w:rsidRPr="002B7EBF">
        <w:rPr>
          <w:rFonts w:asciiTheme="minorHAnsi" w:hAnsiTheme="minorHAnsi" w:cstheme="minorHAnsi"/>
        </w:rPr>
        <w:t>Scorecards</w:t>
      </w:r>
      <w:bookmarkEnd w:id="380"/>
    </w:p>
    <w:p w14:paraId="09DCF099" w14:textId="120056E3" w:rsidR="00554BA7" w:rsidRPr="002B7EBF" w:rsidRDefault="00554BA7" w:rsidP="002B3349">
      <w:pPr>
        <w:jc w:val="both"/>
        <w:rPr>
          <w:rFonts w:cstheme="minorHAnsi"/>
        </w:rPr>
      </w:pPr>
      <w:r w:rsidRPr="002B7EBF">
        <w:rPr>
          <w:rFonts w:cstheme="minorHAnsi"/>
        </w:rPr>
        <w:t xml:space="preserve">Credit Scorecards are a tool in credit risk management used by </w:t>
      </w:r>
      <w:r w:rsidR="002B3349" w:rsidRPr="002B7EBF">
        <w:rPr>
          <w:rFonts w:cstheme="minorHAnsi"/>
        </w:rPr>
        <w:t>Credit</w:t>
      </w:r>
      <w:r w:rsidRPr="002B7EBF">
        <w:rPr>
          <w:rFonts w:cstheme="minorHAnsi"/>
        </w:rPr>
        <w:t xml:space="preserve"> Risk Management teams to model/predict the likelihood of default for a given subject borrower</w:t>
      </w:r>
      <w:r w:rsidR="002B3349" w:rsidRPr="002B7EBF">
        <w:rPr>
          <w:rFonts w:cstheme="minorHAnsi"/>
        </w:rPr>
        <w:t xml:space="preserve"> </w:t>
      </w:r>
      <w:r w:rsidRPr="002B7EBF">
        <w:rPr>
          <w:rFonts w:cstheme="minorHAnsi"/>
        </w:rPr>
        <w:t>(i.e</w:t>
      </w:r>
      <w:r w:rsidR="002B3349" w:rsidRPr="002B7EBF">
        <w:rPr>
          <w:rFonts w:cstheme="minorHAnsi"/>
        </w:rPr>
        <w:t>.</w:t>
      </w:r>
      <w:r w:rsidRPr="002B7EBF">
        <w:rPr>
          <w:rFonts w:cstheme="minorHAnsi"/>
        </w:rPr>
        <w:t xml:space="preserve"> an applicant/customer) over </w:t>
      </w:r>
      <w:r w:rsidR="002B3349" w:rsidRPr="002B7EBF">
        <w:rPr>
          <w:rFonts w:cstheme="minorHAnsi"/>
        </w:rPr>
        <w:t>a period</w:t>
      </w:r>
      <w:r w:rsidRPr="002B7EBF">
        <w:rPr>
          <w:rFonts w:cstheme="minorHAnsi"/>
        </w:rPr>
        <w:t xml:space="preserve"> (Huang and Scott, 2017). </w:t>
      </w:r>
      <w:r w:rsidR="002B3349" w:rsidRPr="002B7EBF">
        <w:rPr>
          <w:rFonts w:cstheme="minorHAnsi"/>
        </w:rPr>
        <w:t>They are used</w:t>
      </w:r>
      <w:r w:rsidRPr="002B7EBF">
        <w:rPr>
          <w:rFonts w:cstheme="minorHAnsi"/>
        </w:rPr>
        <w:t xml:space="preserve"> for evaluating the creditworthiness of a customer</w:t>
      </w:r>
      <w:r w:rsidR="002B3349" w:rsidRPr="002B7EBF">
        <w:rPr>
          <w:rFonts w:cstheme="minorHAnsi"/>
        </w:rPr>
        <w:t>, making them critical part of the Credit Decisioning process. This</w:t>
      </w:r>
      <w:r w:rsidRPr="002B7EBF">
        <w:rPr>
          <w:rFonts w:cstheme="minorHAnsi"/>
        </w:rPr>
        <w:t xml:space="preserve"> made them a natural choice to build in this project.</w:t>
      </w:r>
    </w:p>
    <w:p w14:paraId="073A4469" w14:textId="6AF9753B" w:rsidR="002B3349" w:rsidRPr="002B7EBF" w:rsidRDefault="002B3349" w:rsidP="002B3349">
      <w:pPr>
        <w:jc w:val="both"/>
        <w:rPr>
          <w:rFonts w:cstheme="minorHAnsi"/>
        </w:rPr>
      </w:pPr>
      <w:r w:rsidRPr="002B7EBF">
        <w:rPr>
          <w:rFonts w:cstheme="minorHAnsi"/>
        </w:rPr>
        <w:t>Scorecards from a program point of view are made up of:</w:t>
      </w:r>
    </w:p>
    <w:p w14:paraId="20D81E05" w14:textId="1CCD3D1C" w:rsidR="002B3349" w:rsidRPr="002B7EBF" w:rsidRDefault="002B3349" w:rsidP="002B3349">
      <w:pPr>
        <w:pStyle w:val="ListParagraph"/>
        <w:numPr>
          <w:ilvl w:val="0"/>
          <w:numId w:val="9"/>
        </w:numPr>
        <w:jc w:val="both"/>
        <w:rPr>
          <w:rFonts w:cstheme="minorHAnsi"/>
        </w:rPr>
      </w:pPr>
      <w:r w:rsidRPr="002B7EBF">
        <w:rPr>
          <w:rFonts w:cstheme="minorHAnsi"/>
        </w:rPr>
        <w:t xml:space="preserve">Characteristics which receive a score based on their </w:t>
      </w:r>
      <w:proofErr w:type="gramStart"/>
      <w:r w:rsidRPr="002B7EBF">
        <w:rPr>
          <w:rFonts w:cstheme="minorHAnsi"/>
        </w:rPr>
        <w:t>value</w:t>
      </w:r>
      <w:proofErr w:type="gramEnd"/>
    </w:p>
    <w:p w14:paraId="5A7B82FA" w14:textId="491DC166" w:rsidR="002B3349" w:rsidRPr="002B7EBF" w:rsidRDefault="002B3349" w:rsidP="002B3349">
      <w:pPr>
        <w:pStyle w:val="ListParagraph"/>
        <w:numPr>
          <w:ilvl w:val="0"/>
          <w:numId w:val="9"/>
        </w:numPr>
        <w:jc w:val="both"/>
        <w:rPr>
          <w:rFonts w:cstheme="minorHAnsi"/>
        </w:rPr>
      </w:pPr>
      <w:r w:rsidRPr="002B7EBF">
        <w:rPr>
          <w:rFonts w:cstheme="minorHAnsi"/>
        </w:rPr>
        <w:t xml:space="preserve">A final calculated score based on the sum of the characteristic scores + a starting </w:t>
      </w:r>
      <w:proofErr w:type="gramStart"/>
      <w:r w:rsidRPr="002B7EBF">
        <w:rPr>
          <w:rFonts w:cstheme="minorHAnsi"/>
        </w:rPr>
        <w:t>score</w:t>
      </w:r>
      <w:proofErr w:type="gramEnd"/>
    </w:p>
    <w:p w14:paraId="002D674A" w14:textId="7390A231" w:rsidR="002B3349" w:rsidRPr="002B7EBF" w:rsidRDefault="002B3349" w:rsidP="002B3349">
      <w:pPr>
        <w:pStyle w:val="ListParagraph"/>
        <w:numPr>
          <w:ilvl w:val="0"/>
          <w:numId w:val="9"/>
        </w:numPr>
        <w:jc w:val="both"/>
        <w:rPr>
          <w:rFonts w:cstheme="minorHAnsi"/>
        </w:rPr>
      </w:pPr>
      <w:r w:rsidRPr="002B7EBF">
        <w:rPr>
          <w:rFonts w:cstheme="minorHAnsi"/>
        </w:rPr>
        <w:t xml:space="preserve">A “Score Index” used to group ranges of scores together. Typically translates into groups the business can use to simply communicate which applicants are more </w:t>
      </w:r>
      <w:proofErr w:type="gramStart"/>
      <w:r w:rsidRPr="002B7EBF">
        <w:rPr>
          <w:rFonts w:cstheme="minorHAnsi"/>
        </w:rPr>
        <w:t>risky</w:t>
      </w:r>
      <w:proofErr w:type="gramEnd"/>
    </w:p>
    <w:p w14:paraId="597BF898" w14:textId="0F638B27" w:rsidR="002B3349" w:rsidRPr="002B7EBF" w:rsidRDefault="002B3349" w:rsidP="002B3349">
      <w:pPr>
        <w:pStyle w:val="ListParagraph"/>
        <w:numPr>
          <w:ilvl w:val="0"/>
          <w:numId w:val="9"/>
        </w:numPr>
        <w:jc w:val="both"/>
        <w:rPr>
          <w:rFonts w:cstheme="minorHAnsi"/>
        </w:rPr>
      </w:pPr>
      <w:r w:rsidRPr="002B7EBF">
        <w:rPr>
          <w:rFonts w:cstheme="minorHAnsi"/>
        </w:rPr>
        <w:t xml:space="preserve">A “Probability of Default”, which translates the raw score into a percentage chance the applicant would default on a credit offer i.e. they are unable to </w:t>
      </w:r>
      <w:proofErr w:type="gramStart"/>
      <w:r w:rsidRPr="002B7EBF">
        <w:rPr>
          <w:rFonts w:cstheme="minorHAnsi"/>
        </w:rPr>
        <w:t>pay</w:t>
      </w:r>
      <w:proofErr w:type="gramEnd"/>
    </w:p>
    <w:p w14:paraId="217EB049" w14:textId="2B456B1A" w:rsidR="002B3349" w:rsidRPr="002B7EBF" w:rsidRDefault="00E34A18" w:rsidP="002B3349">
      <w:pPr>
        <w:jc w:val="both"/>
        <w:rPr>
          <w:rFonts w:cstheme="minorHAnsi"/>
        </w:rPr>
      </w:pPr>
      <w:r w:rsidRPr="002B7EBF">
        <w:rPr>
          <w:rFonts w:cstheme="minorHAnsi"/>
        </w:rPr>
        <w:t>This project implements 2 scorecards in a champion/challenger fashion. This is an approach that deploys multiple competing strategies into a production environment and monitoring which provides the best performance (FICO, 2020).</w:t>
      </w:r>
      <w:r w:rsidR="008C730F" w:rsidRPr="002B7EBF">
        <w:rPr>
          <w:rFonts w:cstheme="minorHAnsi"/>
        </w:rPr>
        <w:t xml:space="preserve"> Using this is an effective demonstration of using Object-Oriented programming to build Credit Decisioning logic.</w:t>
      </w:r>
    </w:p>
    <w:p w14:paraId="4737318A" w14:textId="77777777" w:rsidR="002B3349" w:rsidRPr="002B7EBF" w:rsidRDefault="002B3349" w:rsidP="002B3349">
      <w:pPr>
        <w:jc w:val="both"/>
        <w:rPr>
          <w:rFonts w:cstheme="minorHAnsi"/>
        </w:rPr>
      </w:pPr>
      <w:r w:rsidRPr="002B7EBF">
        <w:rPr>
          <w:rFonts w:cstheme="minorHAnsi"/>
        </w:rPr>
        <w:t>Note that both scorecards are not based on any actual statistical model. They are only for demonstrating how the concept can be implemented in an Object-Oriented program.</w:t>
      </w:r>
    </w:p>
    <w:p w14:paraId="1DA7BE2B" w14:textId="15E1C20D" w:rsidR="002B3349" w:rsidRPr="002B7EBF" w:rsidRDefault="002B3349" w:rsidP="002B3349">
      <w:pPr>
        <w:jc w:val="both"/>
        <w:rPr>
          <w:rFonts w:cstheme="minorHAnsi"/>
        </w:rPr>
      </w:pPr>
      <w:r w:rsidRPr="002B7EBF">
        <w:rPr>
          <w:rFonts w:cstheme="minorHAnsi"/>
        </w:rPr>
        <w:t>The Characteristics form the core of any scorecard. Given that each scorecard is unique in what variables it uses and how it assesses each variable, I chose to use classes containing static methods to implement these. This is shown in the figure below:</w:t>
      </w:r>
    </w:p>
    <w:p w14:paraId="60E17AA2" w14:textId="77777777" w:rsidR="000A3930" w:rsidRDefault="00F40ADB">
      <w:pPr>
        <w:keepNext/>
        <w:jc w:val="both"/>
        <w:rPr>
          <w:ins w:id="381" w:author="Benjamin Roberts" w:date="2024-06-10T22:25:00Z"/>
        </w:rPr>
        <w:pPrChange w:id="382" w:author="Benjamin Roberts" w:date="2024-06-10T22:25:00Z">
          <w:pPr>
            <w:jc w:val="both"/>
          </w:pPr>
        </w:pPrChange>
      </w:pPr>
      <w:r w:rsidRPr="002B7EBF">
        <w:rPr>
          <w:rFonts w:cstheme="minorHAnsi"/>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2"/>
                    <a:stretch>
                      <a:fillRect/>
                    </a:stretch>
                  </pic:blipFill>
                  <pic:spPr>
                    <a:xfrm>
                      <a:off x="0" y="0"/>
                      <a:ext cx="5731510" cy="1528445"/>
                    </a:xfrm>
                    <a:prstGeom prst="rect">
                      <a:avLst/>
                    </a:prstGeom>
                  </pic:spPr>
                </pic:pic>
              </a:graphicData>
            </a:graphic>
          </wp:inline>
        </w:drawing>
      </w:r>
    </w:p>
    <w:p w14:paraId="5AD94A0D" w14:textId="26C42274" w:rsidR="00F40ADB" w:rsidRPr="002B7EBF" w:rsidRDefault="000A3930">
      <w:pPr>
        <w:pStyle w:val="Caption"/>
        <w:jc w:val="both"/>
        <w:rPr>
          <w:rFonts w:cstheme="minorHAnsi"/>
        </w:rPr>
        <w:pPrChange w:id="383" w:author="Benjamin Roberts" w:date="2024-06-10T22:25:00Z">
          <w:pPr>
            <w:jc w:val="both"/>
          </w:pPr>
        </w:pPrChange>
      </w:pPr>
      <w:bookmarkStart w:id="384" w:name="_Toc169506974"/>
      <w:bookmarkStart w:id="385" w:name="_Toc169536638"/>
      <w:ins w:id="386" w:author="Benjamin Roberts" w:date="2024-06-10T22:25:00Z">
        <w:r>
          <w:t xml:space="preserve">Figure </w:t>
        </w:r>
        <w:r>
          <w:fldChar w:fldCharType="begin"/>
        </w:r>
        <w:r>
          <w:instrText xml:space="preserve"> SEQ Figure \* ARABIC </w:instrText>
        </w:r>
      </w:ins>
      <w:r>
        <w:fldChar w:fldCharType="separate"/>
      </w:r>
      <w:ins w:id="387" w:author="Benjamin Roberts (Credit) [2]" w:date="2024-06-17T16:52:00Z">
        <w:r w:rsidR="00BE0CC7">
          <w:rPr>
            <w:noProof/>
          </w:rPr>
          <w:t>17</w:t>
        </w:r>
      </w:ins>
      <w:ins w:id="388" w:author="Benjamin Roberts" w:date="2024-06-10T22:27:00Z">
        <w:del w:id="389" w:author="Benjamin Roberts (Credit) [2]" w:date="2024-06-17T11:09:00Z">
          <w:r w:rsidR="00EB6911" w:rsidDel="00597F5D">
            <w:rPr>
              <w:noProof/>
            </w:rPr>
            <w:delText>16</w:delText>
          </w:r>
        </w:del>
      </w:ins>
      <w:ins w:id="390" w:author="Benjamin Roberts" w:date="2024-06-10T22:25:00Z">
        <w:r>
          <w:fldChar w:fldCharType="end"/>
        </w:r>
        <w:r>
          <w:t xml:space="preserve"> - </w:t>
        </w:r>
        <w:r w:rsidRPr="00371D48">
          <w:t>Java Classes for both Scorecards.</w:t>
        </w:r>
      </w:ins>
      <w:bookmarkEnd w:id="384"/>
      <w:bookmarkEnd w:id="385"/>
    </w:p>
    <w:p w14:paraId="37D4906B" w14:textId="76DDF6B3" w:rsidR="00F40ADB" w:rsidRPr="002B7EBF" w:rsidRDefault="00F40ADB" w:rsidP="002B3349">
      <w:pPr>
        <w:jc w:val="both"/>
        <w:rPr>
          <w:rFonts w:cstheme="minorHAnsi"/>
          <w:b/>
          <w:bCs/>
        </w:rPr>
      </w:pPr>
      <w:del w:id="391" w:author="Benjamin Roberts" w:date="2024-06-10T22:25:00Z">
        <w:r w:rsidRPr="002B7EBF" w:rsidDel="000A3930">
          <w:rPr>
            <w:rFonts w:cstheme="minorHAnsi"/>
            <w:b/>
            <w:bCs/>
          </w:rPr>
          <w:delText>Figure: Java Classes for both Scorecards.</w:delText>
        </w:r>
      </w:del>
    </w:p>
    <w:p w14:paraId="39D3D87F" w14:textId="77777777" w:rsidR="00072F3B" w:rsidRPr="002B7EBF" w:rsidRDefault="00072F3B" w:rsidP="002B3349">
      <w:pPr>
        <w:jc w:val="both"/>
        <w:rPr>
          <w:rFonts w:cstheme="minorHAnsi"/>
        </w:rPr>
      </w:pPr>
      <w:r w:rsidRPr="002B7EBF">
        <w:rPr>
          <w:rFonts w:cstheme="minorHAnsi"/>
        </w:rPr>
        <w:br w:type="page"/>
      </w:r>
    </w:p>
    <w:p w14:paraId="263BFF42" w14:textId="243165EB" w:rsidR="00D0473E" w:rsidRPr="002B7EBF" w:rsidRDefault="00D0473E" w:rsidP="00592022">
      <w:pPr>
        <w:pStyle w:val="Heading4"/>
        <w:rPr>
          <w:rFonts w:asciiTheme="minorHAnsi" w:hAnsiTheme="minorHAnsi" w:cstheme="minorHAnsi"/>
        </w:rPr>
      </w:pPr>
      <w:r w:rsidRPr="002B7EBF">
        <w:rPr>
          <w:rFonts w:asciiTheme="minorHAnsi" w:hAnsiTheme="minorHAnsi" w:cstheme="minorHAnsi"/>
        </w:rPr>
        <w:lastRenderedPageBreak/>
        <w:t xml:space="preserve">Decide between Champion and </w:t>
      </w:r>
      <w:r w:rsidR="00101CBF" w:rsidRPr="002B7EBF">
        <w:rPr>
          <w:rFonts w:asciiTheme="minorHAnsi" w:hAnsiTheme="minorHAnsi" w:cstheme="minorHAnsi"/>
        </w:rPr>
        <w:t>Challenger</w:t>
      </w:r>
    </w:p>
    <w:p w14:paraId="597BF988" w14:textId="520AC552" w:rsidR="003A1651" w:rsidRPr="002B7EBF" w:rsidRDefault="003A1651" w:rsidP="003A1651">
      <w:pPr>
        <w:rPr>
          <w:rFonts w:cstheme="minorHAnsi"/>
        </w:rPr>
      </w:pPr>
      <w:r w:rsidRPr="002B7EBF">
        <w:rPr>
          <w:rFonts w:cstheme="minorHAnsi"/>
        </w:rPr>
        <w:t>For a Champion/</w:t>
      </w:r>
      <w:r w:rsidR="005041DE" w:rsidRPr="002B7EBF">
        <w:rPr>
          <w:rFonts w:cstheme="minorHAnsi"/>
        </w:rPr>
        <w:t>Challenger</w:t>
      </w:r>
      <w:r w:rsidRPr="002B7EBF">
        <w:rPr>
          <w:rFonts w:cstheme="minorHAnsi"/>
        </w:rPr>
        <w:t xml:space="preserve"> strategy, the goal is to send a percentage of applicants down </w:t>
      </w:r>
      <w:r w:rsidR="005041DE" w:rsidRPr="002B7EBF">
        <w:rPr>
          <w:rFonts w:cstheme="minorHAnsi"/>
        </w:rPr>
        <w:t xml:space="preserve">the challenger path and compare the outcomes to the champion. To start, </w:t>
      </w:r>
      <w:r w:rsidR="00072F3B" w:rsidRPr="002B7EBF">
        <w:rPr>
          <w:rFonts w:cstheme="minorHAnsi"/>
        </w:rPr>
        <w:t>most of</w:t>
      </w:r>
      <w:r w:rsidR="005041DE" w:rsidRPr="002B7EBF">
        <w:rPr>
          <w:rFonts w:cstheme="minorHAnsi"/>
        </w:rPr>
        <w:t xml:space="preserve"> the volume would be directed to the known good model (i.e</w:t>
      </w:r>
      <w:r w:rsidR="00072F3B" w:rsidRPr="002B7EBF">
        <w:rPr>
          <w:rFonts w:cstheme="minorHAnsi"/>
        </w:rPr>
        <w:t>.</w:t>
      </w:r>
      <w:r w:rsidR="005041DE" w:rsidRPr="002B7EBF">
        <w:rPr>
          <w:rFonts w:cstheme="minorHAnsi"/>
        </w:rPr>
        <w:t xml:space="preserve"> the champion). This allows the business to test the challenger model with a limited volume </w:t>
      </w:r>
      <w:r w:rsidR="00072F3B" w:rsidRPr="002B7EBF">
        <w:rPr>
          <w:rFonts w:cstheme="minorHAnsi"/>
        </w:rPr>
        <w:t>to analyse if better business outcomes are given by the challenger.</w:t>
      </w:r>
    </w:p>
    <w:p w14:paraId="4C04808A" w14:textId="5B8E9A9D" w:rsidR="00072F3B" w:rsidRPr="002B7EBF" w:rsidRDefault="00072F3B" w:rsidP="003A1651">
      <w:pPr>
        <w:rPr>
          <w:rFonts w:cstheme="minorHAnsi"/>
        </w:rPr>
      </w:pPr>
      <w:r w:rsidRPr="002B7EBF">
        <w:rPr>
          <w:rFonts w:cstheme="minorHAnsi"/>
        </w:rPr>
        <w:t>To apply this to my program, I added logic into my AppData model constructor to decide which strategy path the program should follow. This logic is below:</w:t>
      </w:r>
    </w:p>
    <w:p w14:paraId="3F5B26AF" w14:textId="77777777" w:rsidR="000A3930" w:rsidRDefault="00072F3B">
      <w:pPr>
        <w:keepNext/>
        <w:rPr>
          <w:ins w:id="392" w:author="Benjamin Roberts" w:date="2024-06-10T22:25:00Z"/>
        </w:rPr>
        <w:pPrChange w:id="393" w:author="Benjamin Roberts" w:date="2024-06-10T22:25:00Z">
          <w:pPr/>
        </w:pPrChange>
      </w:pPr>
      <w:r w:rsidRPr="002B7EBF">
        <w:rPr>
          <w:rFonts w:cstheme="minorHAnsi"/>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3"/>
                    <a:stretch>
                      <a:fillRect/>
                    </a:stretch>
                  </pic:blipFill>
                  <pic:spPr>
                    <a:xfrm>
                      <a:off x="0" y="0"/>
                      <a:ext cx="5731510" cy="3164205"/>
                    </a:xfrm>
                    <a:prstGeom prst="rect">
                      <a:avLst/>
                    </a:prstGeom>
                  </pic:spPr>
                </pic:pic>
              </a:graphicData>
            </a:graphic>
          </wp:inline>
        </w:drawing>
      </w:r>
    </w:p>
    <w:p w14:paraId="70E06F6E" w14:textId="55C5A031" w:rsidR="00072F3B" w:rsidRPr="002B7EBF" w:rsidRDefault="000A3930">
      <w:pPr>
        <w:pStyle w:val="Caption"/>
        <w:rPr>
          <w:rFonts w:cstheme="minorHAnsi"/>
        </w:rPr>
        <w:pPrChange w:id="394" w:author="Benjamin Roberts" w:date="2024-06-10T22:25:00Z">
          <w:pPr/>
        </w:pPrChange>
      </w:pPr>
      <w:bookmarkStart w:id="395" w:name="_Toc169506975"/>
      <w:bookmarkStart w:id="396" w:name="_Toc169536639"/>
      <w:ins w:id="397" w:author="Benjamin Roberts" w:date="2024-06-10T22:25:00Z">
        <w:r>
          <w:t xml:space="preserve">Figure </w:t>
        </w:r>
        <w:r>
          <w:fldChar w:fldCharType="begin"/>
        </w:r>
        <w:r>
          <w:instrText xml:space="preserve"> SEQ Figure \* ARABIC </w:instrText>
        </w:r>
      </w:ins>
      <w:r>
        <w:fldChar w:fldCharType="separate"/>
      </w:r>
      <w:ins w:id="398" w:author="Benjamin Roberts (Credit) [2]" w:date="2024-06-17T16:52:00Z">
        <w:r w:rsidR="00BE0CC7">
          <w:rPr>
            <w:noProof/>
          </w:rPr>
          <w:t>18</w:t>
        </w:r>
      </w:ins>
      <w:ins w:id="399" w:author="Benjamin Roberts" w:date="2024-06-10T22:27:00Z">
        <w:del w:id="400" w:author="Benjamin Roberts (Credit) [2]" w:date="2024-06-17T11:09:00Z">
          <w:r w:rsidR="00EB6911" w:rsidDel="00597F5D">
            <w:rPr>
              <w:noProof/>
            </w:rPr>
            <w:delText>17</w:delText>
          </w:r>
        </w:del>
      </w:ins>
      <w:ins w:id="401" w:author="Benjamin Roberts" w:date="2024-06-10T22:25:00Z">
        <w:r>
          <w:fldChar w:fldCharType="end"/>
        </w:r>
        <w:r>
          <w:t xml:space="preserve"> - </w:t>
        </w:r>
        <w:r w:rsidRPr="00395488">
          <w:t>View of the AppData Class constructor, which the Champion/Challenger split</w:t>
        </w:r>
      </w:ins>
      <w:bookmarkEnd w:id="395"/>
      <w:bookmarkEnd w:id="396"/>
    </w:p>
    <w:p w14:paraId="1B13F12D" w14:textId="35D3E15F" w:rsidR="00072F3B" w:rsidRPr="002B7EBF" w:rsidDel="000A3930" w:rsidRDefault="00072F3B" w:rsidP="003A1651">
      <w:pPr>
        <w:rPr>
          <w:del w:id="402" w:author="Benjamin Roberts" w:date="2024-06-10T22:25:00Z"/>
          <w:rFonts w:cstheme="minorHAnsi"/>
          <w:b/>
          <w:bCs/>
        </w:rPr>
      </w:pPr>
      <w:del w:id="403" w:author="Benjamin Roberts" w:date="2024-06-10T22:25:00Z">
        <w:r w:rsidRPr="002B7EBF" w:rsidDel="000A3930">
          <w:rPr>
            <w:rFonts w:cstheme="minorHAnsi"/>
            <w:b/>
            <w:bCs/>
          </w:rPr>
          <w:delText>Figure: View of the AppData Class constructor, which the Champion/Challenger split</w:delText>
        </w:r>
      </w:del>
    </w:p>
    <w:p w14:paraId="67C60DB1" w14:textId="5E58792B" w:rsidR="00072F3B" w:rsidRPr="002B7EBF" w:rsidRDefault="00072F3B" w:rsidP="003A1651">
      <w:pPr>
        <w:rPr>
          <w:rFonts w:cstheme="minorHAnsi"/>
        </w:rPr>
      </w:pPr>
      <w:r w:rsidRPr="002B7EBF">
        <w:rPr>
          <w:rFonts w:cstheme="minorHAnsi"/>
        </w:rPr>
        <w:t>Defining this logic in the constructor of the Data Model allows me to easily ensure this split is made early in the program. It is implemented as:</w:t>
      </w:r>
    </w:p>
    <w:p w14:paraId="541A7088" w14:textId="00411209" w:rsidR="00072F3B" w:rsidRPr="002B7EBF" w:rsidRDefault="00072F3B" w:rsidP="00072F3B">
      <w:pPr>
        <w:pStyle w:val="ListParagraph"/>
        <w:numPr>
          <w:ilvl w:val="0"/>
          <w:numId w:val="9"/>
        </w:numPr>
        <w:rPr>
          <w:rFonts w:cstheme="minorHAnsi"/>
        </w:rPr>
      </w:pPr>
      <w:r w:rsidRPr="002B7EBF">
        <w:rPr>
          <w:rFonts w:cstheme="minorHAnsi"/>
        </w:rPr>
        <w:t>60% of the users will use the Champion Path</w:t>
      </w:r>
    </w:p>
    <w:p w14:paraId="3261188F" w14:textId="0081CD45" w:rsidR="00072F3B" w:rsidRPr="002B7EBF" w:rsidRDefault="00072F3B" w:rsidP="00072F3B">
      <w:pPr>
        <w:pStyle w:val="ListParagraph"/>
        <w:numPr>
          <w:ilvl w:val="0"/>
          <w:numId w:val="9"/>
        </w:numPr>
        <w:rPr>
          <w:rFonts w:cstheme="minorHAnsi"/>
        </w:rPr>
      </w:pPr>
      <w:r w:rsidRPr="002B7EBF">
        <w:rPr>
          <w:rFonts w:cstheme="minorHAnsi"/>
        </w:rPr>
        <w:t xml:space="preserve">40% use the </w:t>
      </w:r>
      <w:r w:rsidR="008150EB" w:rsidRPr="002B7EBF">
        <w:rPr>
          <w:rFonts w:cstheme="minorHAnsi"/>
        </w:rPr>
        <w:t>Challenger</w:t>
      </w:r>
      <w:r w:rsidRPr="002B7EBF">
        <w:rPr>
          <w:rFonts w:cstheme="minorHAnsi"/>
        </w:rPr>
        <w:t xml:space="preserve"> Path</w:t>
      </w:r>
    </w:p>
    <w:p w14:paraId="0D07BEBB" w14:textId="040793B7" w:rsidR="00072F3B" w:rsidRPr="002B7EBF" w:rsidRDefault="00072F3B" w:rsidP="00072F3B">
      <w:pPr>
        <w:rPr>
          <w:rFonts w:cstheme="minorHAnsi"/>
        </w:rPr>
      </w:pPr>
      <w:r w:rsidRPr="002B7EBF">
        <w:rPr>
          <w:rFonts w:cstheme="minorHAnsi"/>
        </w:rPr>
        <w:t xml:space="preserve">The “Random” Java class is used to generate a random number </w:t>
      </w:r>
      <w:r w:rsidR="00FF56CB" w:rsidRPr="002B7EBF">
        <w:rPr>
          <w:rFonts w:cstheme="minorHAnsi"/>
        </w:rPr>
        <w:t>to enforce this split.</w:t>
      </w:r>
    </w:p>
    <w:p w14:paraId="74D7988E" w14:textId="0F2546A6" w:rsidR="00072F3B" w:rsidRPr="002B7EBF" w:rsidRDefault="00072F3B">
      <w:pPr>
        <w:rPr>
          <w:rFonts w:cstheme="minorHAnsi"/>
        </w:rPr>
      </w:pPr>
      <w:r w:rsidRPr="002B7EBF">
        <w:rPr>
          <w:rFonts w:cstheme="minorHAnsi"/>
        </w:rPr>
        <w:br w:type="page"/>
      </w:r>
    </w:p>
    <w:p w14:paraId="22741DAC" w14:textId="58AAA9AC" w:rsidR="009809AB" w:rsidRPr="002B7EBF" w:rsidRDefault="009809AB" w:rsidP="00592022">
      <w:pPr>
        <w:pStyle w:val="Heading4"/>
        <w:rPr>
          <w:rFonts w:asciiTheme="minorHAnsi" w:hAnsiTheme="minorHAnsi" w:cstheme="minorHAnsi"/>
        </w:rPr>
      </w:pPr>
      <w:r w:rsidRPr="002B7EBF">
        <w:rPr>
          <w:rFonts w:asciiTheme="minorHAnsi" w:hAnsiTheme="minorHAnsi" w:cstheme="minorHAnsi"/>
        </w:rPr>
        <w:lastRenderedPageBreak/>
        <w:t>Characteristics</w:t>
      </w:r>
    </w:p>
    <w:p w14:paraId="39D732F5" w14:textId="2780BB1F" w:rsidR="00DC02E7" w:rsidRPr="002B7EBF" w:rsidRDefault="00DC02E7" w:rsidP="008C730F">
      <w:pPr>
        <w:jc w:val="both"/>
        <w:rPr>
          <w:rFonts w:eastAsia="Times New Roman" w:cstheme="minorHAnsi"/>
          <w:color w:val="000000"/>
          <w:kern w:val="0"/>
          <w:lang w:eastAsia="en-GB"/>
          <w14:ligatures w14:val="none"/>
        </w:rPr>
      </w:pPr>
      <w:commentRangeStart w:id="404"/>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E1A09 characteristic in the Champion scorecard count how many delinquent (i.e. in arrears) account they have present on their account (</w:t>
      </w:r>
      <w:r w:rsidRPr="002B7EBF">
        <w:rPr>
          <w:rFonts w:cstheme="minorHAnsi"/>
        </w:rPr>
        <w:t>Experian, 2024)</w:t>
      </w:r>
      <w:r w:rsidRPr="002B7EBF">
        <w:rPr>
          <w:rFonts w:eastAsia="Times New Roman" w:cstheme="minorHAnsi"/>
          <w:color w:val="000000"/>
          <w:kern w:val="0"/>
          <w:lang w:eastAsia="en-GB"/>
          <w14:ligatures w14:val="none"/>
        </w:rPr>
        <w:t>.</w:t>
      </w:r>
      <w:r w:rsidR="009809AB" w:rsidRPr="002B7EBF">
        <w:rPr>
          <w:rFonts w:eastAsia="Times New Roman" w:cstheme="minorHAnsi"/>
          <w:color w:val="000000"/>
          <w:kern w:val="0"/>
          <w:lang w:eastAsia="en-GB"/>
          <w14:ligatures w14:val="none"/>
        </w:rPr>
        <w:t xml:space="preserve"> Specific values in that variable get assigned Banding Scores (or Points) which represent if they are a positive or negative indication of the </w:t>
      </w:r>
      <w:r w:rsidR="0037585D" w:rsidRPr="002B7EBF">
        <w:rPr>
          <w:rFonts w:eastAsia="Times New Roman" w:cstheme="minorHAnsi"/>
          <w:color w:val="000000"/>
          <w:kern w:val="0"/>
          <w:lang w:eastAsia="en-GB"/>
          <w14:ligatures w14:val="none"/>
        </w:rPr>
        <w:t>applicant’s</w:t>
      </w:r>
      <w:r w:rsidR="009809AB" w:rsidRPr="002B7EBF">
        <w:rPr>
          <w:rFonts w:eastAsia="Times New Roman" w:cstheme="minorHAnsi"/>
          <w:color w:val="000000"/>
          <w:kern w:val="0"/>
          <w:lang w:eastAsia="en-GB"/>
          <w14:ligatures w14:val="none"/>
        </w:rPr>
        <w:t xml:space="preserve"> credit </w:t>
      </w:r>
      <w:r w:rsidR="0037585D" w:rsidRPr="002B7EBF">
        <w:rPr>
          <w:rFonts w:eastAsia="Times New Roman" w:cstheme="minorHAnsi"/>
          <w:color w:val="000000"/>
          <w:kern w:val="0"/>
          <w:lang w:eastAsia="en-GB"/>
          <w14:ligatures w14:val="none"/>
        </w:rPr>
        <w:t>worthiness.</w:t>
      </w:r>
    </w:p>
    <w:p w14:paraId="7D7E2FF0" w14:textId="736E07D9" w:rsidR="00CE3560" w:rsidRPr="002B7EBF" w:rsidRDefault="00CE3560" w:rsidP="008C730F">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Pr="002B7EBF" w:rsidRDefault="00C74DF3" w:rsidP="00C74DF3">
      <w:pPr>
        <w:rPr>
          <w:rFonts w:cstheme="minorHAnsi"/>
        </w:rPr>
      </w:pPr>
      <w:r w:rsidRPr="002B7EBF">
        <w:rPr>
          <w:rFonts w:cstheme="minorHAnsi"/>
        </w:rPr>
        <w:t>Below are specifications of both the Champion and Challenger scorecards built into the program, documented in a style typical in the workplace.  The columns mean:</w:t>
      </w:r>
    </w:p>
    <w:p w14:paraId="327948A2" w14:textId="77777777" w:rsidR="00C74DF3" w:rsidRPr="002B7EBF" w:rsidRDefault="00C74DF3" w:rsidP="00C74DF3">
      <w:pPr>
        <w:pStyle w:val="ListParagraph"/>
        <w:numPr>
          <w:ilvl w:val="0"/>
          <w:numId w:val="9"/>
        </w:numPr>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71E44863" w14:textId="7C2271CC" w:rsidR="00C74DF3" w:rsidRPr="002B7EBF" w:rsidRDefault="002B7EBF"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D</w:t>
      </w:r>
      <w:r w:rsidR="00C74DF3" w:rsidRPr="002B7EBF">
        <w:rPr>
          <w:rFonts w:eastAsia="Times New Roman" w:cstheme="minorHAnsi"/>
          <w:b/>
          <w:bCs/>
          <w:color w:val="000000"/>
          <w:kern w:val="0"/>
          <w:lang w:eastAsia="en-GB"/>
          <w14:ligatures w14:val="none"/>
        </w:rPr>
        <w:t xml:space="preserve">ata Type – </w:t>
      </w:r>
      <w:r w:rsidR="00C74DF3" w:rsidRPr="002B7EBF">
        <w:rPr>
          <w:rFonts w:eastAsia="Times New Roman" w:cstheme="minorHAnsi"/>
          <w:color w:val="000000"/>
          <w:kern w:val="0"/>
          <w:lang w:eastAsia="en-GB"/>
          <w14:ligatures w14:val="none"/>
        </w:rPr>
        <w:t xml:space="preserve">documents the type of values the characteristic can hold. Useful for guiding </w:t>
      </w:r>
      <w:r w:rsidRPr="002B7EBF">
        <w:rPr>
          <w:rFonts w:eastAsia="Times New Roman" w:cstheme="minorHAnsi"/>
          <w:color w:val="000000"/>
          <w:kern w:val="0"/>
          <w:lang w:eastAsia="en-GB"/>
          <w14:ligatures w14:val="none"/>
        </w:rPr>
        <w:t>developers</w:t>
      </w:r>
      <w:commentRangeStart w:id="405"/>
      <w:commentRangeEnd w:id="405"/>
      <w:r w:rsidR="00E7011A" w:rsidRPr="002B7EBF">
        <w:rPr>
          <w:rStyle w:val="CommentReference"/>
          <w:rFonts w:cstheme="minorHAnsi"/>
        </w:rPr>
        <w:commentReference w:id="405"/>
      </w:r>
      <w:r w:rsidRPr="002B7EBF">
        <w:rPr>
          <w:rFonts w:eastAsia="Times New Roman" w:cstheme="minorHAnsi"/>
          <w:color w:val="000000"/>
          <w:kern w:val="0"/>
          <w:lang w:eastAsia="en-GB"/>
          <w14:ligatures w14:val="none"/>
        </w:rPr>
        <w:t xml:space="preserve"> </w:t>
      </w:r>
      <w:r w:rsidR="00C74DF3" w:rsidRPr="002B7EBF">
        <w:rPr>
          <w:rFonts w:eastAsia="Times New Roman" w:cstheme="minorHAnsi"/>
          <w:color w:val="000000"/>
          <w:kern w:val="0"/>
          <w:lang w:eastAsia="en-GB"/>
          <w14:ligatures w14:val="none"/>
        </w:rPr>
        <w:t xml:space="preserve"> in how to handle the values within</w:t>
      </w:r>
    </w:p>
    <w:p w14:paraId="5DBA007D"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w:t>
      </w:r>
      <w:proofErr w:type="gramStart"/>
      <w:r w:rsidRPr="002B7EBF">
        <w:rPr>
          <w:rFonts w:eastAsia="Times New Roman" w:cstheme="minorHAnsi"/>
          <w:color w:val="000000"/>
          <w:kern w:val="0"/>
          <w:lang w:eastAsia="en-GB"/>
          <w14:ligatures w14:val="none"/>
        </w:rPr>
        <w:t>points</w:t>
      </w:r>
      <w:proofErr w:type="gramEnd"/>
    </w:p>
    <w:p w14:paraId="43B1A56F"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is then added to the overall score on the scorecard</w:t>
      </w:r>
      <w:commentRangeEnd w:id="404"/>
      <w:r w:rsidR="00194A88" w:rsidRPr="002B7EBF">
        <w:rPr>
          <w:rStyle w:val="CommentReference"/>
          <w:rFonts w:cstheme="minorHAnsi"/>
        </w:rPr>
        <w:commentReference w:id="404"/>
      </w:r>
    </w:p>
    <w:p w14:paraId="16CC89DA" w14:textId="77777777" w:rsidR="00C74DF3" w:rsidRPr="002B7EBF" w:rsidRDefault="00C74DF3" w:rsidP="008C730F">
      <w:pPr>
        <w:jc w:val="both"/>
        <w:rPr>
          <w:rFonts w:cstheme="minorHAnsi"/>
        </w:rPr>
      </w:pPr>
    </w:p>
    <w:p w14:paraId="3248FCB9" w14:textId="260B0EA8" w:rsidR="00E74E92" w:rsidRPr="002B7EBF" w:rsidRDefault="007B6C31" w:rsidP="00C74DF3">
      <w:pPr>
        <w:pStyle w:val="Heading4"/>
        <w:rPr>
          <w:rFonts w:asciiTheme="minorHAnsi" w:hAnsiTheme="minorHAnsi" w:cstheme="minorHAnsi"/>
        </w:rPr>
      </w:pPr>
      <w:r w:rsidRPr="002B7EBF">
        <w:rPr>
          <w:rFonts w:asciiTheme="minorHAnsi" w:hAnsiTheme="minorHAnsi" w:cstheme="minorHAnsi"/>
        </w:rPr>
        <w:t>Champion</w:t>
      </w:r>
      <w:r w:rsidR="008C59B4" w:rsidRPr="002B7EBF">
        <w:rPr>
          <w:rFonts w:asciiTheme="minorHAnsi" w:hAnsiTheme="minorHAnsi" w:cstheme="minorHAnsi"/>
        </w:rPr>
        <w:t xml:space="preserve"> Specification</w:t>
      </w:r>
    </w:p>
    <w:tbl>
      <w:tblPr>
        <w:tblW w:w="9493" w:type="dxa"/>
        <w:tblLook w:val="04A0" w:firstRow="1" w:lastRow="0" w:firstColumn="1" w:lastColumn="0" w:noHBand="0" w:noVBand="1"/>
      </w:tblPr>
      <w:tblGrid>
        <w:gridCol w:w="1759"/>
        <w:gridCol w:w="980"/>
        <w:gridCol w:w="1130"/>
        <w:gridCol w:w="1366"/>
        <w:gridCol w:w="938"/>
        <w:gridCol w:w="3323"/>
      </w:tblGrid>
      <w:tr w:rsidR="00951A54" w:rsidRPr="002B7EBF"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bookmarkStart w:id="406" w:name="_Hlk166857517"/>
            <w:r w:rsidRPr="002B7EBF">
              <w:rPr>
                <w:rFonts w:eastAsia="Times New Roman" w:cstheme="minorHAnsi"/>
                <w:b/>
                <w:bCs/>
                <w:color w:val="000000"/>
                <w:kern w:val="0"/>
                <w:lang w:eastAsia="en-GB"/>
                <w14:ligatures w14:val="none"/>
              </w:rPr>
              <w:t>Characteristic</w:t>
            </w:r>
            <w:bookmarkEnd w:id="406"/>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w:t>
            </w:r>
            <w:r w:rsidR="009809AB" w:rsidRPr="002B7EBF">
              <w:rPr>
                <w:rFonts w:eastAsia="Times New Roman" w:cstheme="minorHAnsi"/>
                <w:b/>
                <w:bCs/>
                <w:color w:val="000000"/>
                <w:kern w:val="0"/>
                <w:lang w:eastAsia="en-GB"/>
                <w14:ligatures w14:val="none"/>
              </w:rPr>
              <w:t>i</w:t>
            </w:r>
            <w:r w:rsidRPr="002B7EBF">
              <w:rPr>
                <w:rFonts w:eastAsia="Times New Roman" w:cstheme="minorHAnsi"/>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166764" w:rsidRPr="002B7EBF"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2B7EBF" w:rsidRDefault="0016676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2B7EBF" w:rsidRDefault="0016676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E74E92" w:rsidRPr="002B7EBF"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5CF8638F"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7303B4C8" w14:textId="15AB75D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w:t>
            </w:r>
            <w:r w:rsidR="00951A54" w:rsidRPr="002B7EBF">
              <w:rPr>
                <w:rFonts w:eastAsia="Times New Roman" w:cstheme="minorHAnsi"/>
                <w:color w:val="000000"/>
                <w:kern w:val="0"/>
                <w:lang w:eastAsia="en-GB"/>
                <w14:ligatures w14:val="none"/>
              </w:rPr>
              <w:t>provided</w:t>
            </w:r>
            <w:r w:rsidRPr="002B7EBF">
              <w:rPr>
                <w:rFonts w:eastAsia="Times New Roman" w:cstheme="minorHAnsi"/>
                <w:color w:val="000000"/>
                <w:kern w:val="0"/>
                <w:lang w:eastAsia="en-GB"/>
                <w14:ligatures w14:val="none"/>
              </w:rPr>
              <w:t xml:space="preserve"> by Experian’s Credit Record </w:t>
            </w:r>
            <w:r w:rsidR="00951A54" w:rsidRPr="002B7EBF">
              <w:rPr>
                <w:rFonts w:eastAsia="Times New Roman" w:cstheme="minorHAnsi"/>
                <w:color w:val="000000"/>
                <w:kern w:val="0"/>
                <w:lang w:eastAsia="en-GB"/>
                <w14:ligatures w14:val="none"/>
              </w:rPr>
              <w:t>API</w:t>
            </w:r>
            <w:r w:rsidRPr="002B7EBF">
              <w:rPr>
                <w:rFonts w:eastAsia="Times New Roman" w:cstheme="minorHAnsi"/>
                <w:color w:val="000000"/>
                <w:kern w:val="0"/>
                <w:lang w:eastAsia="en-GB"/>
                <w14:ligatures w14:val="none"/>
              </w:rPr>
              <w:t xml:space="preserve">: </w:t>
            </w:r>
            <w:r w:rsidR="00951A54" w:rsidRPr="002B7EBF">
              <w:rPr>
                <w:rFonts w:eastAsia="Times New Roman" w:cstheme="minorHAnsi"/>
                <w:color w:val="000000"/>
                <w:kern w:val="0"/>
                <w:lang w:eastAsia="en-GB"/>
                <w14:ligatures w14:val="none"/>
              </w:rPr>
              <w:t>DelphiSelect</w:t>
            </w:r>
          </w:p>
          <w:p w14:paraId="303557F2"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4417C94E" w14:textId="41ED0BD1" w:rsidR="00E74E92" w:rsidRPr="002B7EBF" w:rsidRDefault="00951A54" w:rsidP="00166764">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00E74E92" w:rsidRPr="002B7EBF">
              <w:rPr>
                <w:rFonts w:eastAsia="Times New Roman" w:cstheme="minorHAnsi"/>
                <w:b/>
                <w:bCs/>
                <w:i/>
                <w:iCs/>
                <w:color w:val="000000"/>
                <w:kern w:val="0"/>
                <w:lang w:eastAsia="en-GB"/>
                <w14:ligatures w14:val="none"/>
              </w:rPr>
              <w:t>Worst Status in the last 6 months of all Active CAIS accounts (SP)</w:t>
            </w:r>
          </w:p>
          <w:p w14:paraId="6C0359B8" w14:textId="2E71145F"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r w:rsidRPr="002B7EBF">
              <w:rPr>
                <w:rFonts w:cstheme="minorHAnsi"/>
              </w:rPr>
              <w:t>Experian, 2024)</w:t>
            </w:r>
            <w:r w:rsidRPr="002B7EBF">
              <w:rPr>
                <w:rFonts w:eastAsia="Times New Roman" w:cstheme="minorHAnsi"/>
                <w:color w:val="000000"/>
                <w:kern w:val="0"/>
                <w:lang w:eastAsia="en-GB"/>
                <w14:ligatures w14:val="none"/>
              </w:rPr>
              <w:t>.</w:t>
            </w:r>
          </w:p>
        </w:tc>
      </w:tr>
      <w:tr w:rsidR="00E74E92" w:rsidRPr="002B7EBF"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951A54" w:rsidRPr="002B7EBF"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124A60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3F15841C" w14:textId="4599B811"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xml:space="preserve">: Number of Active CAIS Accounts (SP) </w:t>
            </w:r>
            <w:r w:rsidRPr="002B7EBF">
              <w:rPr>
                <w:rFonts w:eastAsia="Times New Roman" w:cstheme="minorHAnsi"/>
                <w:color w:val="000000"/>
                <w:kern w:val="0"/>
                <w:lang w:eastAsia="en-GB"/>
                <w14:ligatures w14:val="none"/>
              </w:rPr>
              <w:t>(</w:t>
            </w:r>
            <w:r w:rsidRPr="002B7EBF">
              <w:rPr>
                <w:rFonts w:cstheme="minorHAnsi"/>
              </w:rPr>
              <w:t>Experian, 2024).</w:t>
            </w:r>
          </w:p>
        </w:tc>
      </w:tr>
      <w:tr w:rsidR="00951A54" w:rsidRPr="002B7EBF"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13EF572E"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2D555AC6" w14:textId="3CEE102D"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79510A29" w14:textId="2E740274"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61411BD5"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03145F7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35924D39" w14:textId="566B1437"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366EAF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BB2B533" w14:textId="1B749456"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6B5007B3" w14:textId="2A5D6B83"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ResidentialStatus</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HomeOwner</w:t>
            </w:r>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CD6C3C8"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7EB640C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AD7B799" w14:textId="6B296E3F"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951A54" w:rsidRPr="002B7EBF"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PrivateTenantFurnished</w:t>
            </w:r>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PrivateTenantUnfurnished</w:t>
            </w:r>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CouncilTenant</w:t>
            </w:r>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LivingWithParents</w:t>
            </w:r>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2B7EBF" w:rsidRDefault="00951A54" w:rsidP="00166764">
            <w:pPr>
              <w:spacing w:after="0" w:line="240" w:lineRule="auto"/>
              <w:rPr>
                <w:rFonts w:eastAsia="Times New Roman" w:cstheme="minorHAnsi"/>
                <w:color w:val="000000"/>
                <w:kern w:val="0"/>
                <w:lang w:eastAsia="en-GB"/>
                <w14:ligatures w14:val="none"/>
              </w:rPr>
            </w:pPr>
          </w:p>
        </w:tc>
      </w:tr>
    </w:tbl>
    <w:p w14:paraId="4C26D44D" w14:textId="080EEC43" w:rsidR="00C74DF3" w:rsidRPr="002B7EBF" w:rsidRDefault="00C74DF3" w:rsidP="00166764">
      <w:pPr>
        <w:rPr>
          <w:rFonts w:cstheme="minorHAnsi"/>
        </w:rPr>
      </w:pPr>
    </w:p>
    <w:p w14:paraId="3F8A77CB" w14:textId="77777777" w:rsidR="00C74DF3" w:rsidRPr="002B7EBF" w:rsidRDefault="00C74DF3">
      <w:pPr>
        <w:rPr>
          <w:rFonts w:cstheme="minorHAnsi"/>
        </w:rPr>
      </w:pPr>
      <w:r w:rsidRPr="002B7EBF">
        <w:rPr>
          <w:rFonts w:cstheme="minorHAnsi"/>
        </w:rPr>
        <w:br w:type="page"/>
      </w:r>
    </w:p>
    <w:p w14:paraId="42FF72B1" w14:textId="4DB9C521" w:rsidR="007B6C31" w:rsidRPr="002B7EBF" w:rsidRDefault="00166764" w:rsidP="00B70F0D">
      <w:pPr>
        <w:pStyle w:val="Heading4"/>
        <w:rPr>
          <w:rFonts w:asciiTheme="minorHAnsi" w:hAnsiTheme="minorHAnsi" w:cstheme="minorHAnsi"/>
        </w:rPr>
      </w:pPr>
      <w:r w:rsidRPr="002B7EBF">
        <w:rPr>
          <w:rFonts w:asciiTheme="minorHAnsi" w:hAnsiTheme="minorHAnsi" w:cstheme="minorHAnsi"/>
        </w:rPr>
        <w:lastRenderedPageBreak/>
        <w:t>Challenger</w:t>
      </w:r>
      <w:r w:rsidR="008C59B4" w:rsidRPr="002B7EBF">
        <w:rPr>
          <w:rFonts w:asciiTheme="minorHAnsi" w:hAnsiTheme="minorHAnsi" w:cstheme="minorHAnsi"/>
        </w:rPr>
        <w:t xml:space="preserve"> Specification</w:t>
      </w:r>
    </w:p>
    <w:tbl>
      <w:tblPr>
        <w:tblW w:w="9776" w:type="dxa"/>
        <w:tblLook w:val="04A0" w:firstRow="1" w:lastRow="0" w:firstColumn="1" w:lastColumn="0" w:noHBand="0" w:noVBand="1"/>
      </w:tblPr>
      <w:tblGrid>
        <w:gridCol w:w="1911"/>
        <w:gridCol w:w="980"/>
        <w:gridCol w:w="738"/>
        <w:gridCol w:w="738"/>
        <w:gridCol w:w="791"/>
        <w:gridCol w:w="4661"/>
      </w:tblGrid>
      <w:tr w:rsidR="00C154A5" w:rsidRPr="002B7EBF"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MIn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C154A5" w:rsidRPr="002B7EBF"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2B7EBF" w:rsidRDefault="00C154A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2B7EBF" w:rsidRDefault="00C154A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2B7EBF" w:rsidRDefault="00C154A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This is a static value that all instances of this scorecard will start from.</w:t>
            </w:r>
          </w:p>
        </w:tc>
      </w:tr>
      <w:tr w:rsidR="002579D4" w:rsidRPr="002B7EBF"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2B7EBF" w:rsidRDefault="002579D4" w:rsidP="002579D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CF0A52F"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6FBE341F" w14:textId="0FADEA4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 xml:space="preserve">Consumer Indebtedness Index (SP) </w:t>
            </w:r>
            <w:r w:rsidRPr="002B7EBF">
              <w:rPr>
                <w:rFonts w:eastAsia="Times New Roman" w:cstheme="minorHAnsi"/>
                <w:color w:val="000000"/>
                <w:kern w:val="0"/>
                <w:sz w:val="18"/>
                <w:szCs w:val="18"/>
                <w:lang w:eastAsia="en-GB"/>
                <w14:ligatures w14:val="none"/>
              </w:rPr>
              <w:t>(</w:t>
            </w:r>
            <w:r w:rsidRPr="002B7EBF">
              <w:rPr>
                <w:rFonts w:cstheme="minorHAnsi"/>
                <w:sz w:val="18"/>
                <w:szCs w:val="18"/>
              </w:rPr>
              <w:t>Experian, 2024). This is an index that represents how in debt a person is. Higher values indicate the subject is using more of their available credit.</w:t>
            </w:r>
          </w:p>
          <w:p w14:paraId="24B55E37" w14:textId="6EE26C50"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DF329CC"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A811429" w14:textId="1232481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Consistently up-to-date accounts L12m</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251A89" w14:textId="3C436BE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2177E046"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7E67843B" w14:textId="0EE3A37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395C1073"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655C18C" w14:textId="00EA4E5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CAIS Status 3 or worse, within the last 6 Months for all Active CAIS accounts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 CAIS Status refers to the arrears position of the account e.g. 3 means 3 missed payments on the account.</w:t>
            </w:r>
          </w:p>
          <w:p w14:paraId="48AFF41B" w14:textId="52EF10A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0EE81CD1"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3FE8506E" w14:textId="68EF08A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Active CAIS Accounts Opened in the Last 3 Months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B4B238" w14:textId="46108550" w:rsidR="002579D4" w:rsidRPr="002B7EBF" w:rsidRDefault="002579D4"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277270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p w14:paraId="0B1F9721" w14:textId="1F575EB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Total Number of Default Short Term Loans accounts (Default CAIS)</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52E398EE" w14:textId="55F59452"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EmploymentStatus</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FullTime</w:t>
            </w:r>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 This data point is one of the User Input questions.</w:t>
            </w:r>
          </w:p>
          <w:p w14:paraId="0B41C8FA"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p>
          <w:p w14:paraId="2AA86192" w14:textId="63691A54"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The status indicates the type of employment an applicant is in. </w:t>
            </w:r>
          </w:p>
          <w:p w14:paraId="7DBD4226" w14:textId="18B3D61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PartTime</w:t>
            </w:r>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SelfEmployed</w:t>
            </w:r>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bl>
    <w:p w14:paraId="1EF5DFE5" w14:textId="5222D3B8" w:rsidR="00C74DF3" w:rsidRPr="002B7EBF" w:rsidRDefault="00C74DF3">
      <w:pPr>
        <w:rPr>
          <w:rFonts w:cstheme="minorHAnsi"/>
        </w:rPr>
      </w:pPr>
    </w:p>
    <w:p w14:paraId="64924218" w14:textId="0579AB28" w:rsidR="00E74E92" w:rsidRPr="002B7EBF" w:rsidRDefault="00CF697F" w:rsidP="003B3EB3">
      <w:pPr>
        <w:pStyle w:val="Heading4"/>
        <w:rPr>
          <w:rFonts w:asciiTheme="minorHAnsi" w:hAnsiTheme="minorHAnsi" w:cstheme="minorHAnsi"/>
        </w:rPr>
      </w:pPr>
      <w:r w:rsidRPr="002B7EBF">
        <w:rPr>
          <w:rFonts w:asciiTheme="minorHAnsi" w:hAnsiTheme="minorHAnsi" w:cstheme="minorHAnsi"/>
        </w:rPr>
        <w:lastRenderedPageBreak/>
        <w:t>NULL Handling in characteristics</w:t>
      </w:r>
    </w:p>
    <w:p w14:paraId="4F1DFD6B" w14:textId="6D48694B" w:rsidR="00E74E92" w:rsidRPr="002B7EBF" w:rsidRDefault="00E74E92" w:rsidP="008F132B">
      <w:pPr>
        <w:jc w:val="both"/>
        <w:rPr>
          <w:rFonts w:cstheme="minorHAnsi"/>
        </w:rPr>
      </w:pPr>
      <w:r w:rsidRPr="002B7EBF">
        <w:rPr>
          <w:rFonts w:cstheme="minorHAnsi"/>
        </w:rPr>
        <w:t xml:space="preserve">NULL values are </w:t>
      </w:r>
      <w:r w:rsidR="00867E85" w:rsidRPr="002B7EBF">
        <w:rPr>
          <w:rFonts w:cstheme="minorHAnsi"/>
        </w:rPr>
        <w:t>technically</w:t>
      </w:r>
      <w:r w:rsidRPr="002B7EBF">
        <w:rPr>
          <w:rFonts w:cstheme="minorHAnsi"/>
        </w:rPr>
        <w:t xml:space="preserve"> possible </w:t>
      </w:r>
      <w:r w:rsidR="00867E85" w:rsidRPr="002B7EBF">
        <w:rPr>
          <w:rFonts w:cstheme="minorHAnsi"/>
        </w:rPr>
        <w:t>within the External Data variables detailed in the specifications above. In this program the expectation is that those should fall into the “default” bands and get assigned the relevant points.</w:t>
      </w:r>
    </w:p>
    <w:p w14:paraId="6667BC5A" w14:textId="60B76397" w:rsidR="00867E85" w:rsidRPr="002B7EBF" w:rsidRDefault="00867E85" w:rsidP="008F132B">
      <w:pPr>
        <w:jc w:val="both"/>
        <w:rPr>
          <w:rFonts w:cstheme="minorHAnsi"/>
        </w:rPr>
      </w:pPr>
      <w:r w:rsidRPr="002B7EBF">
        <w:rPr>
          <w:rFonts w:cstheme="minorHAnsi"/>
        </w:rPr>
        <w:t>To handle this in Java, try-catch blocks are used to specifically catch a NullPointerException that would arise from attempting to use these values e.g. the screenshot below shows this applies to the E1B09 characteristic on the Champion scorecard:</w:t>
      </w:r>
    </w:p>
    <w:p w14:paraId="49D48B12" w14:textId="77777777" w:rsidR="000A3930" w:rsidRDefault="00867E85">
      <w:pPr>
        <w:keepNext/>
        <w:rPr>
          <w:ins w:id="407" w:author="Benjamin Roberts" w:date="2024-06-10T22:25:00Z"/>
        </w:rPr>
        <w:pPrChange w:id="408" w:author="Benjamin Roberts" w:date="2024-06-10T22:25:00Z">
          <w:pPr/>
        </w:pPrChange>
      </w:pPr>
      <w:r w:rsidRPr="002B7EBF">
        <w:rPr>
          <w:rFonts w:cstheme="minorHAnsi"/>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4"/>
                    <a:stretch>
                      <a:fillRect/>
                    </a:stretch>
                  </pic:blipFill>
                  <pic:spPr>
                    <a:xfrm>
                      <a:off x="0" y="0"/>
                      <a:ext cx="4710568" cy="3361486"/>
                    </a:xfrm>
                    <a:prstGeom prst="rect">
                      <a:avLst/>
                    </a:prstGeom>
                  </pic:spPr>
                </pic:pic>
              </a:graphicData>
            </a:graphic>
          </wp:inline>
        </w:drawing>
      </w:r>
    </w:p>
    <w:p w14:paraId="2057AC08" w14:textId="34E911D5" w:rsidR="00867E85" w:rsidRPr="002B7EBF" w:rsidRDefault="000A3930">
      <w:pPr>
        <w:pStyle w:val="Caption"/>
        <w:rPr>
          <w:rFonts w:cstheme="minorHAnsi"/>
        </w:rPr>
        <w:pPrChange w:id="409" w:author="Benjamin Roberts" w:date="2024-06-10T22:25:00Z">
          <w:pPr/>
        </w:pPrChange>
      </w:pPr>
      <w:bookmarkStart w:id="410" w:name="_Toc169506976"/>
      <w:bookmarkStart w:id="411" w:name="_Toc169536640"/>
      <w:ins w:id="412" w:author="Benjamin Roberts" w:date="2024-06-10T22:25:00Z">
        <w:r>
          <w:t xml:space="preserve">Figure </w:t>
        </w:r>
        <w:r>
          <w:fldChar w:fldCharType="begin"/>
        </w:r>
        <w:r>
          <w:instrText xml:space="preserve"> SEQ Figure \* ARABIC </w:instrText>
        </w:r>
      </w:ins>
      <w:r>
        <w:fldChar w:fldCharType="separate"/>
      </w:r>
      <w:ins w:id="413" w:author="Benjamin Roberts (Credit) [2]" w:date="2024-06-17T16:52:00Z">
        <w:r w:rsidR="00BE0CC7">
          <w:rPr>
            <w:noProof/>
          </w:rPr>
          <w:t>19</w:t>
        </w:r>
      </w:ins>
      <w:ins w:id="414" w:author="Benjamin Roberts" w:date="2024-06-10T22:27:00Z">
        <w:del w:id="415" w:author="Benjamin Roberts (Credit) [2]" w:date="2024-06-17T11:09:00Z">
          <w:r w:rsidR="00EB6911" w:rsidDel="00597F5D">
            <w:rPr>
              <w:noProof/>
            </w:rPr>
            <w:delText>18</w:delText>
          </w:r>
        </w:del>
      </w:ins>
      <w:ins w:id="416" w:author="Benjamin Roberts" w:date="2024-06-10T22:25:00Z">
        <w:r>
          <w:fldChar w:fldCharType="end"/>
        </w:r>
        <w:r>
          <w:t xml:space="preserve"> - </w:t>
        </w:r>
        <w:r w:rsidRPr="00D842F1">
          <w:t>NULL handling for a Scorecard characteristic.</w:t>
        </w:r>
      </w:ins>
      <w:bookmarkEnd w:id="410"/>
      <w:bookmarkEnd w:id="411"/>
    </w:p>
    <w:p w14:paraId="19AFD55F" w14:textId="25049E1F" w:rsidR="00867E85" w:rsidRPr="002B7EBF" w:rsidRDefault="00867E85" w:rsidP="00E74E92">
      <w:pPr>
        <w:rPr>
          <w:rFonts w:cstheme="minorHAnsi"/>
          <w:b/>
          <w:bCs/>
        </w:rPr>
      </w:pPr>
      <w:del w:id="417" w:author="Benjamin Roberts" w:date="2024-06-10T22:25:00Z">
        <w:r w:rsidRPr="002B7EBF" w:rsidDel="000A3930">
          <w:rPr>
            <w:rFonts w:cstheme="minorHAnsi"/>
            <w:b/>
            <w:bCs/>
          </w:rPr>
          <w:delText xml:space="preserve">Figure: NULL handling for a Scorecard characteristic. </w:delText>
        </w:r>
      </w:del>
    </w:p>
    <w:p w14:paraId="14BF0BC6" w14:textId="2492DC64" w:rsidR="00C74DF3" w:rsidRPr="002B7EBF" w:rsidRDefault="00C74DF3">
      <w:pPr>
        <w:rPr>
          <w:rFonts w:cstheme="minorHAnsi"/>
        </w:rPr>
      </w:pPr>
      <w:r w:rsidRPr="002B7EBF">
        <w:rPr>
          <w:rFonts w:cstheme="minorHAnsi"/>
        </w:rPr>
        <w:br w:type="page"/>
      </w:r>
    </w:p>
    <w:p w14:paraId="0B8C7F13" w14:textId="359E4D21" w:rsidR="00833D68" w:rsidRPr="002B7EBF" w:rsidRDefault="00833D68" w:rsidP="003B3EB3">
      <w:pPr>
        <w:pStyle w:val="Heading4"/>
        <w:rPr>
          <w:rFonts w:asciiTheme="minorHAnsi" w:hAnsiTheme="minorHAnsi" w:cstheme="minorHAnsi"/>
        </w:rPr>
      </w:pPr>
      <w:r w:rsidRPr="002B7EBF">
        <w:rPr>
          <w:rFonts w:asciiTheme="minorHAnsi" w:hAnsiTheme="minorHAnsi" w:cstheme="minorHAnsi"/>
        </w:rPr>
        <w:lastRenderedPageBreak/>
        <w:t>Probability of Default formula</w:t>
      </w:r>
    </w:p>
    <w:p w14:paraId="18E0AC9B" w14:textId="1ECECD79" w:rsidR="00C36276" w:rsidRPr="002B7EBF" w:rsidRDefault="008F132B" w:rsidP="00582DAD">
      <w:pPr>
        <w:jc w:val="both"/>
        <w:rPr>
          <w:rFonts w:cstheme="minorHAnsi"/>
        </w:rPr>
      </w:pPr>
      <w:commentRangeStart w:id="418"/>
      <w:commentRangeStart w:id="419"/>
      <w:r w:rsidRPr="002B7EBF">
        <w:rPr>
          <w:rFonts w:cstheme="minorHAnsi"/>
        </w:rPr>
        <w:t xml:space="preserve">The calculated score on a Scorecard is intended to be a representation of how likely a subject is likely to default on any offered credit. In </w:t>
      </w:r>
      <w:r w:rsidR="00B9713F" w:rsidRPr="002B7EBF">
        <w:rPr>
          <w:rFonts w:cstheme="minorHAnsi"/>
        </w:rPr>
        <w:t>its</w:t>
      </w:r>
      <w:r w:rsidRPr="002B7EBF">
        <w:rPr>
          <w:rFonts w:cstheme="minorHAnsi"/>
        </w:rPr>
        <w:t xml:space="preserve"> natural form </w:t>
      </w:r>
      <w:r w:rsidR="009B3FFC" w:rsidRPr="002B7EBF">
        <w:rPr>
          <w:rFonts w:cstheme="minorHAnsi"/>
        </w:rPr>
        <w:t>however,</w:t>
      </w:r>
      <w:r w:rsidRPr="002B7EBF">
        <w:rPr>
          <w:rFonts w:cstheme="minorHAnsi"/>
        </w:rPr>
        <w:t xml:space="preserve"> this isn’t a clear value to communicate probability</w:t>
      </w:r>
      <w:ins w:id="420" w:author="Benjamin Roberts (Credit) [2]" w:date="2024-06-17T11:16:00Z">
        <w:r w:rsidR="00582DAD">
          <w:rPr>
            <w:rFonts w:cstheme="minorHAnsi"/>
          </w:rPr>
          <w:t xml:space="preserve"> to non-technical stakeholders</w:t>
        </w:r>
      </w:ins>
      <w:r w:rsidRPr="002B7EBF">
        <w:rPr>
          <w:rFonts w:cstheme="minorHAnsi"/>
        </w:rPr>
        <w:t>.</w:t>
      </w:r>
      <w:ins w:id="421" w:author="Benjamin Roberts (Credit) [2]" w:date="2024-06-17T11:17:00Z">
        <w:r w:rsidR="00582DAD">
          <w:rPr>
            <w:rFonts w:cstheme="minorHAnsi"/>
          </w:rPr>
          <w:t xml:space="preserve"> This becomes important when collaborating with product teams</w:t>
        </w:r>
      </w:ins>
      <w:ins w:id="422" w:author="Benjamin Roberts (Credit) [2]" w:date="2024-06-17T11:19:00Z">
        <w:r w:rsidR="00582DAD">
          <w:rPr>
            <w:rFonts w:cstheme="minorHAnsi"/>
          </w:rPr>
          <w:t xml:space="preserve"> in credit decisioning</w:t>
        </w:r>
      </w:ins>
      <w:ins w:id="423" w:author="Benjamin Roberts (Credit) [2]" w:date="2024-06-17T11:17:00Z">
        <w:r w:rsidR="00582DAD">
          <w:rPr>
            <w:rFonts w:cstheme="minorHAnsi"/>
          </w:rPr>
          <w:t xml:space="preserve">, who typically do not have the subject matter expertise to interpret raw credit scores. The probability of default </w:t>
        </w:r>
      </w:ins>
      <w:ins w:id="424" w:author="Benjamin Roberts (Credit) [2]" w:date="2024-06-17T11:18:00Z">
        <w:r w:rsidR="00582DAD">
          <w:rPr>
            <w:rFonts w:cstheme="minorHAnsi"/>
          </w:rPr>
          <w:t xml:space="preserve">works as a more effective communication tool to help them set </w:t>
        </w:r>
      </w:ins>
      <w:ins w:id="425" w:author="Benjamin Roberts (Credit) [2]" w:date="2024-06-17T11:19:00Z">
        <w:r w:rsidR="00582DAD">
          <w:rPr>
            <w:rFonts w:cstheme="minorHAnsi"/>
          </w:rPr>
          <w:t>product</w:t>
        </w:r>
      </w:ins>
      <w:ins w:id="426" w:author="Benjamin Roberts (Credit) [2]" w:date="2024-06-17T11:18:00Z">
        <w:r w:rsidR="00582DAD">
          <w:rPr>
            <w:rFonts w:cstheme="minorHAnsi"/>
          </w:rPr>
          <w:t xml:space="preserve"> offers</w:t>
        </w:r>
      </w:ins>
      <w:r w:rsidRPr="002B7EBF">
        <w:rPr>
          <w:rFonts w:cstheme="minorHAnsi"/>
        </w:rPr>
        <w:t xml:space="preserve"> </w:t>
      </w:r>
      <w:ins w:id="427" w:author="Benjamin Roberts (Credit) [2]" w:date="2024-06-17T11:19:00Z">
        <w:r w:rsidR="00582DAD">
          <w:rPr>
            <w:rFonts w:cstheme="minorHAnsi"/>
          </w:rPr>
          <w:t>e.g. max loan amounts and terms.</w:t>
        </w:r>
      </w:ins>
    </w:p>
    <w:p w14:paraId="40A2F4D3" w14:textId="5D071261" w:rsidR="00C36276" w:rsidRPr="002B7EBF" w:rsidRDefault="00C36276" w:rsidP="00582DAD">
      <w:pPr>
        <w:jc w:val="both"/>
        <w:rPr>
          <w:rFonts w:cstheme="minorHAnsi"/>
        </w:rPr>
      </w:pPr>
      <w:r w:rsidRPr="002B7EBF">
        <w:rPr>
          <w:rFonts w:cstheme="minorHAnsi"/>
        </w:rPr>
        <w:t xml:space="preserve">The </w:t>
      </w:r>
      <w:r w:rsidR="008F132B" w:rsidRPr="002B7EBF">
        <w:rPr>
          <w:rFonts w:cstheme="minorHAnsi"/>
        </w:rPr>
        <w:t>Probability of Default</w:t>
      </w:r>
      <w:r w:rsidR="007B7545" w:rsidRPr="002B7EBF">
        <w:rPr>
          <w:rFonts w:cstheme="minorHAnsi"/>
        </w:rPr>
        <w:t xml:space="preserve"> formula</w:t>
      </w:r>
      <w:r w:rsidRPr="002B7EBF">
        <w:rPr>
          <w:rFonts w:cstheme="minorHAnsi"/>
        </w:rPr>
        <w:t>s</w:t>
      </w:r>
      <w:r w:rsidR="007B7545" w:rsidRPr="002B7EBF">
        <w:rPr>
          <w:rFonts w:cstheme="minorHAnsi"/>
        </w:rPr>
        <w:t xml:space="preserve"> allow us to translate this raw score into a percentage value that can be more cleanly communicated to non-technical stakeholders.</w:t>
      </w:r>
      <w:commentRangeEnd w:id="418"/>
      <w:r w:rsidR="00B9713F" w:rsidRPr="002B7EBF">
        <w:rPr>
          <w:rStyle w:val="CommentReference"/>
          <w:rFonts w:cstheme="minorHAnsi"/>
        </w:rPr>
        <w:commentReference w:id="418"/>
      </w:r>
      <w:commentRangeEnd w:id="419"/>
      <w:r w:rsidR="00C00723" w:rsidRPr="002B7EBF">
        <w:rPr>
          <w:rStyle w:val="CommentReference"/>
          <w:rFonts w:cstheme="minorHAnsi"/>
        </w:rPr>
        <w:commentReference w:id="419"/>
      </w:r>
      <w:r w:rsidRPr="002B7EBF">
        <w:rPr>
          <w:rFonts w:cstheme="minorHAnsi"/>
        </w:rPr>
        <w:t xml:space="preserve"> It makes use of coefficients (called “beta” β) and model variables defined </w:t>
      </w:r>
      <w:proofErr w:type="gramStart"/>
      <w:r w:rsidRPr="002B7EBF">
        <w:rPr>
          <w:rFonts w:cstheme="minorHAnsi"/>
        </w:rPr>
        <w:t>early on in the</w:t>
      </w:r>
      <w:proofErr w:type="gramEnd"/>
      <w:r w:rsidRPr="002B7EBF">
        <w:rPr>
          <w:rFonts w:cstheme="minorHAnsi"/>
        </w:rPr>
        <w:t xml:space="preserve"> Scorecard Model Development process to convert the raw score into a percentage value.  </w:t>
      </w:r>
    </w:p>
    <w:p w14:paraId="30F83A0B" w14:textId="78D8AFD5" w:rsidR="008F132B" w:rsidRPr="002B7EBF" w:rsidRDefault="007B7545" w:rsidP="00582DAD">
      <w:pPr>
        <w:jc w:val="both"/>
        <w:rPr>
          <w:rFonts w:cstheme="minorHAnsi"/>
        </w:rPr>
      </w:pPr>
      <w:r w:rsidRPr="002B7EBF">
        <w:rPr>
          <w:rFonts w:cstheme="minorHAnsi"/>
        </w:rP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rsidRPr="002B7EBF" w14:paraId="30C33FA7" w14:textId="77777777" w:rsidTr="008F132B">
        <w:tc>
          <w:tcPr>
            <w:tcW w:w="4508" w:type="dxa"/>
          </w:tcPr>
          <w:p w14:paraId="24F3FFF3" w14:textId="62C6E90D" w:rsidR="008F132B" w:rsidRPr="002B7EBF" w:rsidRDefault="008F132B" w:rsidP="00582DAD">
            <w:pPr>
              <w:jc w:val="both"/>
              <w:rPr>
                <w:rFonts w:cstheme="minorHAnsi"/>
              </w:rPr>
            </w:pPr>
            <w:r w:rsidRPr="002B7EBF">
              <w:rPr>
                <w:rFonts w:cstheme="minorHAnsi"/>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5"/>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Pr="002B7EBF" w:rsidRDefault="008F132B" w:rsidP="00582DAD">
            <w:pPr>
              <w:jc w:val="both"/>
              <w:rPr>
                <w:rFonts w:cstheme="minorHAnsi"/>
              </w:rPr>
            </w:pPr>
            <w:r w:rsidRPr="002B7EBF">
              <w:rPr>
                <w:rFonts w:cstheme="minorHAnsi"/>
                <w:b/>
                <w:bCs/>
              </w:rPr>
              <w:t>e</w:t>
            </w:r>
            <w:r w:rsidRPr="002B7EBF">
              <w:rPr>
                <w:rFonts w:cstheme="minorHAnsi"/>
              </w:rPr>
              <w:t xml:space="preserve"> = Eular’s Number (i.e. exponent)</w:t>
            </w:r>
          </w:p>
          <w:p w14:paraId="0BBB199A" w14:textId="77777777" w:rsidR="008F132B" w:rsidRPr="002B7EBF" w:rsidRDefault="008F132B" w:rsidP="00582DAD">
            <w:pPr>
              <w:jc w:val="both"/>
              <w:rPr>
                <w:rFonts w:cstheme="minorHAnsi"/>
              </w:rPr>
            </w:pPr>
          </w:p>
          <w:p w14:paraId="168A9FBB" w14:textId="0507F0ED" w:rsidR="00C36276" w:rsidRPr="002B7EBF" w:rsidRDefault="00C36276" w:rsidP="00582DAD">
            <w:pPr>
              <w:jc w:val="both"/>
              <w:rPr>
                <w:rFonts w:cstheme="minorHAnsi"/>
              </w:rPr>
            </w:pPr>
            <w:r w:rsidRPr="002B7EBF">
              <w:rPr>
                <w:rFonts w:cstheme="minorHAnsi"/>
                <w:b/>
                <w:bCs/>
              </w:rPr>
              <w:t xml:space="preserve">β </w:t>
            </w:r>
            <w:r w:rsidRPr="002B7EBF">
              <w:rPr>
                <w:rFonts w:cstheme="minorHAnsi"/>
              </w:rPr>
              <w:t xml:space="preserve">= beta (i.e. the model coefficients) </w:t>
            </w:r>
            <w:r w:rsidR="008F132B" w:rsidRPr="002B7EBF">
              <w:rPr>
                <w:rFonts w:cstheme="minorHAnsi"/>
              </w:rPr>
              <w:t xml:space="preserve"> </w:t>
            </w:r>
          </w:p>
          <w:p w14:paraId="3063C7A3" w14:textId="77777777" w:rsidR="00C36276" w:rsidRPr="002B7EBF" w:rsidRDefault="00C36276" w:rsidP="00582DAD">
            <w:pPr>
              <w:jc w:val="both"/>
              <w:rPr>
                <w:rFonts w:cstheme="minorHAnsi"/>
              </w:rPr>
            </w:pPr>
          </w:p>
          <w:p w14:paraId="3FAED236" w14:textId="73E5CDBD" w:rsidR="008F132B" w:rsidRPr="002B7EBF" w:rsidRDefault="008F132B" w:rsidP="00582DAD">
            <w:pPr>
              <w:jc w:val="both"/>
              <w:rPr>
                <w:rFonts w:cstheme="minorHAnsi"/>
              </w:rPr>
            </w:pPr>
            <w:r w:rsidRPr="002B7EBF">
              <w:rPr>
                <w:rFonts w:cstheme="minorHAnsi"/>
                <w:b/>
                <w:bCs/>
              </w:rPr>
              <w:t>x</w:t>
            </w:r>
            <w:r w:rsidRPr="002B7EBF">
              <w:rPr>
                <w:rFonts w:cstheme="minorHAnsi"/>
              </w:rPr>
              <w:t xml:space="preserve"> = </w:t>
            </w:r>
            <w:r w:rsidR="00C36276" w:rsidRPr="002B7EBF">
              <w:rPr>
                <w:rFonts w:cstheme="minorHAnsi"/>
              </w:rPr>
              <w:t>Model variables</w:t>
            </w:r>
            <w:r w:rsidRPr="002B7EBF">
              <w:rPr>
                <w:rFonts w:cstheme="minorHAnsi"/>
              </w:rPr>
              <w:t xml:space="preserve"> defined in the Scorecard Model Development process</w:t>
            </w:r>
          </w:p>
        </w:tc>
      </w:tr>
    </w:tbl>
    <w:p w14:paraId="5837C30F" w14:textId="466BE159" w:rsidR="000A3930" w:rsidRDefault="000A3930">
      <w:pPr>
        <w:pStyle w:val="Caption"/>
        <w:jc w:val="both"/>
        <w:rPr>
          <w:ins w:id="428" w:author="Benjamin Roberts" w:date="2024-06-10T22:25:00Z"/>
          <w:rFonts w:cstheme="minorHAnsi"/>
          <w:b/>
          <w:bCs/>
        </w:rPr>
        <w:pPrChange w:id="429" w:author="Benjamin Roberts (Credit) [2]" w:date="2024-06-17T11:16:00Z">
          <w:pPr>
            <w:jc w:val="both"/>
          </w:pPr>
        </w:pPrChange>
      </w:pPr>
      <w:bookmarkStart w:id="430" w:name="_Toc169506977"/>
      <w:bookmarkStart w:id="431" w:name="_Toc169536641"/>
      <w:ins w:id="432" w:author="Benjamin Roberts" w:date="2024-06-10T22:26:00Z">
        <w:r>
          <w:t xml:space="preserve">Figure </w:t>
        </w:r>
        <w:r>
          <w:fldChar w:fldCharType="begin"/>
        </w:r>
        <w:r>
          <w:instrText xml:space="preserve"> SEQ Figure \* ARABIC </w:instrText>
        </w:r>
      </w:ins>
      <w:r>
        <w:fldChar w:fldCharType="separate"/>
      </w:r>
      <w:ins w:id="433" w:author="Benjamin Roberts (Credit) [2]" w:date="2024-06-17T16:52:00Z">
        <w:r w:rsidR="00BE0CC7">
          <w:rPr>
            <w:noProof/>
          </w:rPr>
          <w:t>20</w:t>
        </w:r>
      </w:ins>
      <w:ins w:id="434" w:author="Benjamin Roberts" w:date="2024-06-10T22:27:00Z">
        <w:del w:id="435" w:author="Benjamin Roberts (Credit) [2]" w:date="2024-06-17T11:09:00Z">
          <w:r w:rsidR="00EB6911" w:rsidDel="00597F5D">
            <w:rPr>
              <w:noProof/>
            </w:rPr>
            <w:delText>19</w:delText>
          </w:r>
        </w:del>
      </w:ins>
      <w:ins w:id="436" w:author="Benjamin Roberts" w:date="2024-06-10T22:26:00Z">
        <w:r>
          <w:fldChar w:fldCharType="end"/>
        </w:r>
        <w:r>
          <w:t xml:space="preserve"> - </w:t>
        </w:r>
        <w:r w:rsidRPr="00014452">
          <w:t>Probability of Default formula (Silva et al, 2020).</w:t>
        </w:r>
      </w:ins>
      <w:bookmarkEnd w:id="430"/>
      <w:bookmarkEnd w:id="431"/>
    </w:p>
    <w:p w14:paraId="4F2D0861" w14:textId="351EEF82" w:rsidR="001745A3" w:rsidRPr="002B7EBF" w:rsidDel="000A3930" w:rsidRDefault="007B7545" w:rsidP="00582DAD">
      <w:pPr>
        <w:jc w:val="both"/>
        <w:rPr>
          <w:del w:id="437" w:author="Benjamin Roberts" w:date="2024-06-10T22:26:00Z"/>
          <w:rFonts w:cstheme="minorHAnsi"/>
          <w:b/>
          <w:bCs/>
        </w:rPr>
      </w:pPr>
      <w:del w:id="438" w:author="Benjamin Roberts" w:date="2024-06-10T22:26:00Z">
        <w:r w:rsidRPr="002B7EBF" w:rsidDel="000A3930">
          <w:rPr>
            <w:rFonts w:cstheme="minorHAnsi"/>
            <w:b/>
            <w:bCs/>
          </w:rPr>
          <w:delText xml:space="preserve">Figure: </w:delText>
        </w:r>
        <w:r w:rsidR="00CB648A" w:rsidRPr="002B7EBF" w:rsidDel="000A3930">
          <w:rPr>
            <w:rFonts w:cstheme="minorHAnsi"/>
            <w:b/>
            <w:bCs/>
          </w:rPr>
          <w:delText xml:space="preserve">Probability of Default formula </w:delText>
        </w:r>
        <w:r w:rsidR="00833D68" w:rsidRPr="002B7EBF" w:rsidDel="000A3930">
          <w:rPr>
            <w:rFonts w:cstheme="minorHAnsi"/>
            <w:b/>
            <w:bCs/>
          </w:rPr>
          <w:delText>(Silva et al, 2020)</w:delText>
        </w:r>
        <w:r w:rsidR="00CB648A" w:rsidRPr="002B7EBF" w:rsidDel="000A3930">
          <w:rPr>
            <w:rFonts w:cstheme="minorHAnsi"/>
            <w:b/>
            <w:bCs/>
          </w:rPr>
          <w:delText>.</w:delText>
        </w:r>
      </w:del>
    </w:p>
    <w:p w14:paraId="5D903397" w14:textId="3A46B6B1" w:rsidR="00C36276" w:rsidRPr="002B7EBF" w:rsidRDefault="00C36276" w:rsidP="00582DAD">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is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2B7EBF" w:rsidRDefault="00C36276" w:rsidP="00582DAD">
      <w:pPr>
        <w:jc w:val="both"/>
        <w:rPr>
          <w:rFonts w:cstheme="minorHAnsi"/>
        </w:rPr>
      </w:pPr>
      <w:r w:rsidRPr="002B7EBF">
        <w:rPr>
          <w:rFonts w:cstheme="minorHAnsi"/>
        </w:rPr>
        <w:t>X r</w:t>
      </w:r>
      <w:r w:rsidR="0091178C" w:rsidRPr="002B7EBF">
        <w:rPr>
          <w:rFonts w:cstheme="minorHAnsi"/>
        </w:rPr>
        <w:t xml:space="preserve">epresents model variables defined in the scorecard process. </w:t>
      </w:r>
      <w:proofErr w:type="gramStart"/>
      <w:r w:rsidR="0091178C" w:rsidRPr="002B7EBF">
        <w:rPr>
          <w:rFonts w:cstheme="minorHAnsi"/>
        </w:rPr>
        <w:t>For the purpose of</w:t>
      </w:r>
      <w:proofErr w:type="gramEnd"/>
      <w:r w:rsidR="0091178C" w:rsidRPr="002B7EBF">
        <w:rPr>
          <w:rFonts w:cstheme="minorHAnsi"/>
        </w:rPr>
        <w:t xml:space="preserve"> this mock model, those are our Scorecard Characteristics covered above. The Points assigned to each variable are added together to form this.</w:t>
      </w:r>
    </w:p>
    <w:p w14:paraId="5DE86E53" w14:textId="61DE310D" w:rsidR="00C36276" w:rsidRPr="002B7EBF" w:rsidRDefault="008F132B" w:rsidP="00582DAD">
      <w:pPr>
        <w:jc w:val="both"/>
        <w:rPr>
          <w:rFonts w:cstheme="minorHAnsi"/>
        </w:rPr>
      </w:pPr>
      <w:r w:rsidRPr="002B7EBF">
        <w:rPr>
          <w:rFonts w:cstheme="minorHAnsi"/>
        </w:rP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Pr="002B7EBF" w:rsidRDefault="00C36276" w:rsidP="00582DAD">
      <w:pPr>
        <w:jc w:val="both"/>
        <w:rPr>
          <w:rFonts w:cstheme="minorHAnsi"/>
        </w:rPr>
      </w:pPr>
      <w:r w:rsidRPr="002B7EBF">
        <w:rPr>
          <w:rFonts w:cstheme="minorHAnsi"/>
        </w:rPr>
        <w:t>This screenshot below shows this coded in the</w:t>
      </w:r>
      <w:r w:rsidR="008F132B" w:rsidRPr="002B7EBF">
        <w:rPr>
          <w:rFonts w:cstheme="minorHAnsi"/>
        </w:rPr>
        <w:t xml:space="preserve"> “Scorecard.java” class</w:t>
      </w:r>
      <w:r w:rsidR="001745A3" w:rsidRPr="002B7EBF">
        <w:rPr>
          <w:rFonts w:cstheme="minorHAnsi"/>
        </w:rPr>
        <w:t>:</w:t>
      </w:r>
    </w:p>
    <w:p w14:paraId="14CF42A7" w14:textId="77777777" w:rsidR="000A3930" w:rsidRDefault="00F7224B">
      <w:pPr>
        <w:keepNext/>
        <w:rPr>
          <w:ins w:id="439" w:author="Benjamin Roberts" w:date="2024-06-10T22:26:00Z"/>
        </w:rPr>
        <w:pPrChange w:id="440" w:author="Benjamin Roberts" w:date="2024-06-10T22:26:00Z">
          <w:pPr/>
        </w:pPrChange>
      </w:pPr>
      <w:r w:rsidRPr="002B7EBF">
        <w:rPr>
          <w:rFonts w:cstheme="minorHAnsi"/>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6"/>
                    <a:stretch>
                      <a:fillRect/>
                    </a:stretch>
                  </pic:blipFill>
                  <pic:spPr>
                    <a:xfrm>
                      <a:off x="0" y="0"/>
                      <a:ext cx="6496957" cy="2372056"/>
                    </a:xfrm>
                    <a:prstGeom prst="rect">
                      <a:avLst/>
                    </a:prstGeom>
                  </pic:spPr>
                </pic:pic>
              </a:graphicData>
            </a:graphic>
          </wp:inline>
        </w:drawing>
      </w:r>
    </w:p>
    <w:p w14:paraId="0E1F6E6F" w14:textId="61D299CF" w:rsidR="001745A3" w:rsidRPr="002B7EBF" w:rsidRDefault="000A3930">
      <w:pPr>
        <w:pStyle w:val="Caption"/>
        <w:rPr>
          <w:rFonts w:cstheme="minorHAnsi"/>
        </w:rPr>
        <w:pPrChange w:id="441" w:author="Benjamin Roberts" w:date="2024-06-10T22:26:00Z">
          <w:pPr/>
        </w:pPrChange>
      </w:pPr>
      <w:bookmarkStart w:id="442" w:name="_Toc169506978"/>
      <w:bookmarkStart w:id="443" w:name="_Toc169536642"/>
      <w:ins w:id="444" w:author="Benjamin Roberts" w:date="2024-06-10T22:26:00Z">
        <w:r>
          <w:t xml:space="preserve">Figure </w:t>
        </w:r>
        <w:r>
          <w:fldChar w:fldCharType="begin"/>
        </w:r>
        <w:r>
          <w:instrText xml:space="preserve"> SEQ Figure \* ARABIC </w:instrText>
        </w:r>
      </w:ins>
      <w:r>
        <w:fldChar w:fldCharType="separate"/>
      </w:r>
      <w:ins w:id="445" w:author="Benjamin Roberts (Credit) [2]" w:date="2024-06-17T16:52:00Z">
        <w:r w:rsidR="00BE0CC7">
          <w:rPr>
            <w:noProof/>
          </w:rPr>
          <w:t>21</w:t>
        </w:r>
      </w:ins>
      <w:ins w:id="446" w:author="Benjamin Roberts" w:date="2024-06-10T22:27:00Z">
        <w:del w:id="447" w:author="Benjamin Roberts (Credit) [2]" w:date="2024-06-17T11:09:00Z">
          <w:r w:rsidR="00EB6911" w:rsidDel="00597F5D">
            <w:rPr>
              <w:noProof/>
            </w:rPr>
            <w:delText>20</w:delText>
          </w:r>
        </w:del>
      </w:ins>
      <w:ins w:id="448" w:author="Benjamin Roberts" w:date="2024-06-10T22:26:00Z">
        <w:r>
          <w:fldChar w:fldCharType="end"/>
        </w:r>
        <w:r>
          <w:t xml:space="preserve"> - </w:t>
        </w:r>
        <w:r w:rsidRPr="006C4AAE">
          <w:t>Java Class method to calculate Probability of Default</w:t>
        </w:r>
      </w:ins>
      <w:bookmarkEnd w:id="442"/>
      <w:bookmarkEnd w:id="443"/>
    </w:p>
    <w:p w14:paraId="7DDF8F92" w14:textId="7B142013" w:rsidR="00F7224B" w:rsidRPr="002B7EBF" w:rsidDel="000A3930" w:rsidRDefault="00F7224B" w:rsidP="00833D68">
      <w:pPr>
        <w:rPr>
          <w:del w:id="449" w:author="Benjamin Roberts" w:date="2024-06-10T22:26:00Z"/>
          <w:rFonts w:cstheme="minorHAnsi"/>
          <w:b/>
          <w:bCs/>
        </w:rPr>
      </w:pPr>
      <w:del w:id="450" w:author="Benjamin Roberts" w:date="2024-06-10T22:26:00Z">
        <w:r w:rsidRPr="002B7EBF" w:rsidDel="000A3930">
          <w:rPr>
            <w:rFonts w:cstheme="minorHAnsi"/>
            <w:b/>
            <w:bCs/>
          </w:rPr>
          <w:delText>Figure: Java Class method to calculate Probability of Default</w:delText>
        </w:r>
      </w:del>
    </w:p>
    <w:p w14:paraId="31292A1C" w14:textId="7575DE30" w:rsidR="001745A3" w:rsidRPr="002B7EBF" w:rsidRDefault="001745A3" w:rsidP="00833D68">
      <w:pPr>
        <w:rPr>
          <w:rFonts w:cstheme="minorHAnsi"/>
        </w:rPr>
      </w:pPr>
      <w:r w:rsidRPr="002B7EBF">
        <w:rPr>
          <w:rFonts w:cstheme="minorHAnsi"/>
        </w:rPr>
        <w:t>Where:</w:t>
      </w:r>
    </w:p>
    <w:p w14:paraId="4CE2B1FC" w14:textId="5AAD24B5" w:rsidR="001745A3" w:rsidRPr="002B7EBF" w:rsidRDefault="001745A3" w:rsidP="001745A3">
      <w:pPr>
        <w:pStyle w:val="ListParagraph"/>
        <w:numPr>
          <w:ilvl w:val="0"/>
          <w:numId w:val="9"/>
        </w:numPr>
        <w:rPr>
          <w:rFonts w:cstheme="minorHAnsi"/>
        </w:rPr>
      </w:pPr>
      <w:proofErr w:type="gramStart"/>
      <w:r w:rsidRPr="002B7EBF">
        <w:rPr>
          <w:rFonts w:cstheme="minorHAnsi"/>
        </w:rPr>
        <w:lastRenderedPageBreak/>
        <w:t>Math.exp(</w:t>
      </w:r>
      <w:proofErr w:type="gramEnd"/>
      <w:r w:rsidRPr="002B7EBF">
        <w:rPr>
          <w:rFonts w:cstheme="minorHAnsi"/>
        </w:rPr>
        <w:t>) function provides the Exponent value</w:t>
      </w:r>
      <w:r w:rsidR="008F132B" w:rsidRPr="002B7EBF">
        <w:rPr>
          <w:rFonts w:cstheme="minorHAnsi"/>
        </w:rPr>
        <w:t xml:space="preserve"> required for the formula</w:t>
      </w:r>
    </w:p>
    <w:p w14:paraId="00F7A93F" w14:textId="65FFB5E3" w:rsidR="001745A3" w:rsidRPr="002B7EBF" w:rsidRDefault="008F132B" w:rsidP="001745A3">
      <w:pPr>
        <w:pStyle w:val="ListParagraph"/>
        <w:numPr>
          <w:ilvl w:val="0"/>
          <w:numId w:val="9"/>
        </w:numPr>
        <w:rPr>
          <w:rFonts w:cstheme="minorHAnsi"/>
        </w:rPr>
      </w:pPr>
      <w:r w:rsidRPr="002B7EBF">
        <w:rPr>
          <w:rFonts w:cstheme="minorHAnsi"/>
        </w:rPr>
        <w:t>baselineScore &amp; pointsJump</w:t>
      </w:r>
      <w:r w:rsidR="007B7545" w:rsidRPr="002B7EBF">
        <w:rPr>
          <w:rFonts w:cstheme="minorHAnsi"/>
        </w:rPr>
        <w:t xml:space="preserve"> represent the constants to be uses in the </w:t>
      </w:r>
      <w:proofErr w:type="gramStart"/>
      <w:r w:rsidR="007B7545" w:rsidRPr="002B7EBF">
        <w:rPr>
          <w:rFonts w:cstheme="minorHAnsi"/>
        </w:rPr>
        <w:t>formula</w:t>
      </w:r>
      <w:proofErr w:type="gramEnd"/>
    </w:p>
    <w:p w14:paraId="1E97449E" w14:textId="77777777" w:rsidR="007B1251" w:rsidRDefault="007B1251" w:rsidP="007B1251">
      <w:pPr>
        <w:pStyle w:val="Heading4"/>
        <w:rPr>
          <w:ins w:id="451" w:author="Benjamin Roberts (Credit) [2]" w:date="2024-06-17T15:14:00Z"/>
        </w:rPr>
      </w:pPr>
      <w:ins w:id="452" w:author="Benjamin Roberts (Credit) [2]" w:date="2024-06-17T15:14:00Z">
        <w:r>
          <w:t>Score Indexes</w:t>
        </w:r>
      </w:ins>
    </w:p>
    <w:p w14:paraId="02C229F5" w14:textId="77777777" w:rsidR="002B5D7C" w:rsidRDefault="007B1251" w:rsidP="007B1251">
      <w:pPr>
        <w:rPr>
          <w:ins w:id="453" w:author="Benjamin Roberts (Credit) [2]" w:date="2024-06-17T15:26:00Z"/>
        </w:rPr>
      </w:pPr>
      <w:ins w:id="454" w:author="Benjamin Roberts (Credit) [2]" w:date="2024-06-17T15:14:00Z">
        <w:r>
          <w:t xml:space="preserve">Score indexes are another </w:t>
        </w:r>
      </w:ins>
      <w:ins w:id="455" w:author="Benjamin Roberts (Credit) [2]" w:date="2024-06-17T15:15:00Z">
        <w:r>
          <w:t>method of translating the raw score from the Scorecard into an easier to understand metric for non-technical stakeh</w:t>
        </w:r>
      </w:ins>
      <w:ins w:id="456" w:author="Benjamin Roberts (Credit) [2]" w:date="2024-06-17T15:16:00Z">
        <w:r>
          <w:t>olders</w:t>
        </w:r>
      </w:ins>
      <w:ins w:id="457" w:author="Benjamin Roberts (Credit) [2]" w:date="2024-06-17T15:21:00Z">
        <w:r>
          <w:t xml:space="preserve">. They help group ranges of scores/probability of defaults together to allow other business teams to make decisions </w:t>
        </w:r>
      </w:ins>
      <w:ins w:id="458" w:author="Benjamin Roberts (Credit) [2]" w:date="2024-06-17T15:22:00Z">
        <w:r>
          <w:t xml:space="preserve">on how they treat the person in question. One key example of this is deciding terms for offering a person a credit agreement e.g. </w:t>
        </w:r>
      </w:ins>
      <w:ins w:id="459" w:author="Benjamin Roberts (Credit) [2]" w:date="2024-06-17T15:25:00Z">
        <w:r w:rsidR="002B5D7C">
          <w:t xml:space="preserve">how much money the business is prepared to lend </w:t>
        </w:r>
      </w:ins>
      <w:ins w:id="460" w:author="Benjamin Roberts (Credit) [2]" w:date="2024-06-17T15:26:00Z">
        <w:r w:rsidR="002B5D7C">
          <w:t xml:space="preserve">over a set </w:t>
        </w:r>
        <w:proofErr w:type="gramStart"/>
        <w:r w:rsidR="002B5D7C">
          <w:t>period of time</w:t>
        </w:r>
        <w:proofErr w:type="gramEnd"/>
        <w:r w:rsidR="002B5D7C">
          <w:t xml:space="preserve"> (months, years etc).</w:t>
        </w:r>
      </w:ins>
    </w:p>
    <w:p w14:paraId="0116DBF0" w14:textId="7C99AF61" w:rsidR="002B5D7C" w:rsidRDefault="002B5D7C" w:rsidP="007B1251">
      <w:pPr>
        <w:rPr>
          <w:ins w:id="461" w:author="Benjamin Roberts (Credit) [2]" w:date="2024-06-17T15:27:00Z"/>
        </w:rPr>
      </w:pPr>
      <w:ins w:id="462" w:author="Benjamin Roberts (Credit) [2]" w:date="2024-06-17T15:26:00Z">
        <w:r>
          <w:t xml:space="preserve">To demonstrate this, I’ve coded “setIndex” methods into both my Champion and </w:t>
        </w:r>
      </w:ins>
      <w:r w:rsidR="008150EB">
        <w:t>Challenger</w:t>
      </w:r>
      <w:ins w:id="463" w:author="Benjamin Roberts (Credit) [2]" w:date="2024-06-17T15:26:00Z">
        <w:r>
          <w:t xml:space="preserve"> scorecards</w:t>
        </w:r>
      </w:ins>
      <w:ins w:id="464" w:author="Benjamin Roberts (Credit) [2]" w:date="2024-06-17T15:27:00Z">
        <w:r>
          <w:t>:</w:t>
        </w:r>
      </w:ins>
    </w:p>
    <w:p w14:paraId="79172D17" w14:textId="77777777" w:rsidR="002B5D7C" w:rsidRDefault="002B5D7C" w:rsidP="007B1251">
      <w:pPr>
        <w:rPr>
          <w:ins w:id="465" w:author="Benjamin Roberts (Credit) [2]" w:date="2024-06-17T15:27:00Z"/>
        </w:rPr>
      </w:pPr>
      <w:ins w:id="466" w:author="Benjamin Roberts (Credit) [2]" w:date="2024-06-17T15:27:00Z">
        <w:r w:rsidRPr="002B5D7C">
          <w:rPr>
            <w:noProof/>
          </w:rPr>
          <w:drawing>
            <wp:inline distT="0" distB="0" distL="0" distR="0" wp14:anchorId="567E67F5" wp14:editId="4DAC27D3">
              <wp:extent cx="5038725" cy="2740360"/>
              <wp:effectExtent l="0" t="0" r="0" b="3175"/>
              <wp:docPr id="15835395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9542" name="Picture 1" descr="A computer screen shot of a program&#10;&#10;Description automatically generated"/>
                      <pic:cNvPicPr/>
                    </pic:nvPicPr>
                    <pic:blipFill>
                      <a:blip r:embed="rId37"/>
                      <a:stretch>
                        <a:fillRect/>
                      </a:stretch>
                    </pic:blipFill>
                    <pic:spPr>
                      <a:xfrm>
                        <a:off x="0" y="0"/>
                        <a:ext cx="5052154" cy="2747663"/>
                      </a:xfrm>
                      <a:prstGeom prst="rect">
                        <a:avLst/>
                      </a:prstGeom>
                    </pic:spPr>
                  </pic:pic>
                </a:graphicData>
              </a:graphic>
            </wp:inline>
          </w:drawing>
        </w:r>
      </w:ins>
    </w:p>
    <w:p w14:paraId="7BA1E271" w14:textId="0B8A0D7A" w:rsidR="002B5D7C" w:rsidRDefault="002B5D7C" w:rsidP="002B5D7C">
      <w:pPr>
        <w:pStyle w:val="Caption"/>
        <w:rPr>
          <w:ins w:id="467" w:author="Benjamin Roberts (Credit) [2]" w:date="2024-06-17T15:27:00Z"/>
        </w:rPr>
      </w:pPr>
      <w:bookmarkStart w:id="468" w:name="_Toc169536643"/>
      <w:ins w:id="469" w:author="Benjamin Roberts (Credit) [2]" w:date="2024-06-17T15:27:00Z">
        <w:r>
          <w:t xml:space="preserve">Figure </w:t>
        </w:r>
        <w:r>
          <w:fldChar w:fldCharType="begin"/>
        </w:r>
        <w:r>
          <w:instrText xml:space="preserve"> SEQ Figure \* ARABIC </w:instrText>
        </w:r>
      </w:ins>
      <w:r>
        <w:fldChar w:fldCharType="separate"/>
      </w:r>
      <w:ins w:id="470" w:author="Benjamin Roberts (Credit) [2]" w:date="2024-06-17T16:52:00Z">
        <w:r w:rsidR="00BE0CC7">
          <w:rPr>
            <w:noProof/>
          </w:rPr>
          <w:t>22</w:t>
        </w:r>
      </w:ins>
      <w:ins w:id="471" w:author="Benjamin Roberts (Credit) [2]" w:date="2024-06-17T15:27:00Z">
        <w:r>
          <w:fldChar w:fldCharType="end"/>
        </w:r>
        <w:r>
          <w:t>- SetIndex method for the Champion Scorecard</w:t>
        </w:r>
        <w:bookmarkEnd w:id="468"/>
      </w:ins>
    </w:p>
    <w:p w14:paraId="795CD5F5" w14:textId="77777777" w:rsidR="002B5D7C" w:rsidRDefault="007B1251" w:rsidP="002B5D7C">
      <w:pPr>
        <w:pStyle w:val="Caption"/>
        <w:rPr>
          <w:ins w:id="472" w:author="Benjamin Roberts (Credit) [2]" w:date="2024-06-17T15:28:00Z"/>
        </w:rPr>
      </w:pPr>
      <w:ins w:id="473" w:author="Benjamin Roberts (Credit) [2]" w:date="2024-06-17T15:22:00Z">
        <w:r>
          <w:t xml:space="preserve"> </w:t>
        </w:r>
      </w:ins>
      <w:ins w:id="474" w:author="Benjamin Roberts (Credit) [2]" w:date="2024-06-17T15:27:00Z">
        <w:r w:rsidR="002B5D7C" w:rsidRPr="002B5D7C">
          <w:rPr>
            <w:noProof/>
          </w:rPr>
          <w:drawing>
            <wp:inline distT="0" distB="0" distL="0" distR="0" wp14:anchorId="065FF9C7" wp14:editId="3541F85A">
              <wp:extent cx="3571875" cy="2957447"/>
              <wp:effectExtent l="0" t="0" r="0" b="0"/>
              <wp:docPr id="7277798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9895" name="Picture 1" descr="A computer screen shot of a program&#10;&#10;Description automatically generated"/>
                      <pic:cNvPicPr/>
                    </pic:nvPicPr>
                    <pic:blipFill>
                      <a:blip r:embed="rId38"/>
                      <a:stretch>
                        <a:fillRect/>
                      </a:stretch>
                    </pic:blipFill>
                    <pic:spPr>
                      <a:xfrm>
                        <a:off x="0" y="0"/>
                        <a:ext cx="3574895" cy="2959947"/>
                      </a:xfrm>
                      <a:prstGeom prst="rect">
                        <a:avLst/>
                      </a:prstGeom>
                    </pic:spPr>
                  </pic:pic>
                </a:graphicData>
              </a:graphic>
            </wp:inline>
          </w:drawing>
        </w:r>
      </w:ins>
    </w:p>
    <w:p w14:paraId="29F35085" w14:textId="7A793E5D" w:rsidR="002B5D7C" w:rsidRPr="002B5D7C" w:rsidRDefault="002B5D7C" w:rsidP="002B5D7C">
      <w:pPr>
        <w:pStyle w:val="Caption"/>
        <w:rPr>
          <w:ins w:id="475" w:author="Benjamin Roberts (Credit) [2]" w:date="2024-06-17T15:27:00Z"/>
        </w:rPr>
      </w:pPr>
      <w:bookmarkStart w:id="476" w:name="_Toc169536644"/>
      <w:ins w:id="477" w:author="Benjamin Roberts (Credit) [2]" w:date="2024-06-17T15:28:00Z">
        <w:r>
          <w:t xml:space="preserve">Figure </w:t>
        </w:r>
        <w:r>
          <w:fldChar w:fldCharType="begin"/>
        </w:r>
        <w:r>
          <w:instrText xml:space="preserve"> SEQ Figure \* ARABIC </w:instrText>
        </w:r>
      </w:ins>
      <w:r>
        <w:fldChar w:fldCharType="separate"/>
      </w:r>
      <w:ins w:id="478" w:author="Benjamin Roberts (Credit) [2]" w:date="2024-06-17T16:52:00Z">
        <w:r w:rsidR="00BE0CC7">
          <w:rPr>
            <w:noProof/>
          </w:rPr>
          <w:t>23</w:t>
        </w:r>
      </w:ins>
      <w:ins w:id="479" w:author="Benjamin Roberts (Credit) [2]" w:date="2024-06-17T15:28:00Z">
        <w:r>
          <w:fldChar w:fldCharType="end"/>
        </w:r>
        <w:r>
          <w:t>- SetIndex Method for the Challenger Scorecard</w:t>
        </w:r>
      </w:ins>
      <w:bookmarkEnd w:id="476"/>
    </w:p>
    <w:p w14:paraId="4A8BA413" w14:textId="5E338406" w:rsidR="00B9713F" w:rsidRPr="002B7EBF" w:rsidRDefault="00B9713F">
      <w:pPr>
        <w:pStyle w:val="Caption"/>
        <w:pPrChange w:id="480" w:author="Benjamin Roberts (Credit) [2]" w:date="2024-06-17T15:27:00Z">
          <w:pPr/>
        </w:pPrChange>
      </w:pPr>
      <w:r w:rsidRPr="002B7EBF">
        <w:br w:type="page"/>
      </w:r>
    </w:p>
    <w:p w14:paraId="70C40D37" w14:textId="75AB58FD" w:rsidR="00875945" w:rsidRDefault="00875945" w:rsidP="00D87217">
      <w:pPr>
        <w:pStyle w:val="Heading4"/>
        <w:rPr>
          <w:ins w:id="481" w:author="Benjamin Roberts (Credit) [2]" w:date="2024-06-17T11:11:00Z"/>
        </w:rPr>
      </w:pPr>
      <w:ins w:id="482" w:author="Benjamin Roberts (Credit) [2]" w:date="2024-06-17T11:11:00Z">
        <w:r>
          <w:lastRenderedPageBreak/>
          <w:t>Peer Review</w:t>
        </w:r>
      </w:ins>
    </w:p>
    <w:p w14:paraId="4CB1D520" w14:textId="20DEE4CE" w:rsidR="00875945" w:rsidRDefault="00875945" w:rsidP="00875945">
      <w:pPr>
        <w:rPr>
          <w:ins w:id="483" w:author="Benjamin Roberts (Credit) [2]" w:date="2024-06-17T11:13:00Z"/>
        </w:rPr>
      </w:pPr>
      <w:ins w:id="484" w:author="Benjamin Roberts (Credit) [2]" w:date="2024-06-17T11:11:00Z">
        <w:r>
          <w:t>Given the complexity of the Scorecard Development process, I wanted to have the information above peer reviewed to ensure accuracy. For this I re</w:t>
        </w:r>
      </w:ins>
      <w:ins w:id="485" w:author="Benjamin Roberts (Credit) [2]" w:date="2024-06-17T11:12:00Z">
        <w:r>
          <w:t>ached out to our internal Model Monitoring team. They act as an Internal Audit team who reviewing the performance and development process of how models like these Scorecards</w:t>
        </w:r>
      </w:ins>
      <w:ins w:id="486" w:author="Benjamin Roberts (Credit) [2]" w:date="2024-06-17T11:13:00Z">
        <w:r>
          <w:t xml:space="preserve"> are built, making them perfect</w:t>
        </w:r>
      </w:ins>
      <w:ins w:id="487" w:author="Benjamin Roberts (Credit) [2]" w:date="2024-06-17T15:05:00Z">
        <w:r w:rsidR="00AC0B3C">
          <w:t xml:space="preserve"> technical </w:t>
        </w:r>
      </w:ins>
      <w:ins w:id="488" w:author="Benjamin Roberts (Credit) [2]" w:date="2024-06-17T15:06:00Z">
        <w:r w:rsidR="00AC0B3C">
          <w:t>stakeholder</w:t>
        </w:r>
      </w:ins>
      <w:ins w:id="489" w:author="Benjamin Roberts (Credit) [2]" w:date="2024-06-17T11:13:00Z">
        <w:r>
          <w:t xml:space="preserve"> contact for validating this information.</w:t>
        </w:r>
      </w:ins>
    </w:p>
    <w:p w14:paraId="66AAD057" w14:textId="22024777" w:rsidR="00875945" w:rsidRDefault="00875945" w:rsidP="00875945">
      <w:pPr>
        <w:rPr>
          <w:ins w:id="490" w:author="Benjamin Roberts (Credit) [2]" w:date="2024-06-17T11:13:00Z"/>
        </w:rPr>
      </w:pPr>
      <w:ins w:id="491" w:author="Benjamin Roberts (Credit) [2]" w:date="2024-06-17T11:13:00Z">
        <w:r>
          <w:t xml:space="preserve">Below is </w:t>
        </w:r>
        <w:r w:rsidR="00D87217">
          <w:t>the email chain that came from this:</w:t>
        </w:r>
      </w:ins>
    </w:p>
    <w:p w14:paraId="3FFEF713" w14:textId="77777777" w:rsidR="00D87217" w:rsidRDefault="00875945" w:rsidP="00875945">
      <w:pPr>
        <w:rPr>
          <w:ins w:id="492" w:author="Benjamin Roberts (Credit) [2]" w:date="2024-06-17T11:13:00Z"/>
        </w:rPr>
      </w:pPr>
      <w:ins w:id="493" w:author="Benjamin Roberts (Credit) [2]" w:date="2024-06-17T11:13:00Z">
        <w:r w:rsidRPr="002B7EBF">
          <w:rPr>
            <w:rFonts w:cstheme="minorHAnsi"/>
            <w:noProof/>
          </w:rPr>
          <mc:AlternateContent>
            <mc:Choice Requires="wps">
              <w:drawing>
                <wp:inline distT="0" distB="0" distL="0" distR="0" wp14:anchorId="445D78E5" wp14:editId="50F3C341">
                  <wp:extent cx="5372100" cy="7159925"/>
                  <wp:effectExtent l="0" t="0" r="19050" b="22225"/>
                  <wp:docPr id="1270826856"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39"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0"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1"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2"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5D78E5"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44"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5"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6"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7"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v:textbox>
                  <w10:anchorlock/>
                </v:shape>
              </w:pict>
            </mc:Fallback>
          </mc:AlternateContent>
        </w:r>
      </w:ins>
    </w:p>
    <w:p w14:paraId="1F4E7C3E" w14:textId="317150B3" w:rsidR="00875945" w:rsidRDefault="00D87217">
      <w:pPr>
        <w:pStyle w:val="Caption"/>
        <w:rPr>
          <w:ins w:id="494" w:author="Benjamin Roberts (Credit) [2]" w:date="2024-06-17T11:11:00Z"/>
        </w:rPr>
        <w:pPrChange w:id="495" w:author="Benjamin Roberts (Credit) [2]" w:date="2024-06-17T11:14:00Z">
          <w:pPr/>
        </w:pPrChange>
      </w:pPr>
      <w:bookmarkStart w:id="496" w:name="_Toc169536645"/>
      <w:ins w:id="497" w:author="Benjamin Roberts (Credit) [2]" w:date="2024-06-17T11:14:00Z">
        <w:r>
          <w:t xml:space="preserve">Figure </w:t>
        </w:r>
        <w:r>
          <w:fldChar w:fldCharType="begin"/>
        </w:r>
        <w:r>
          <w:instrText xml:space="preserve"> SEQ Figure \* ARABIC </w:instrText>
        </w:r>
      </w:ins>
      <w:r>
        <w:fldChar w:fldCharType="separate"/>
      </w:r>
      <w:ins w:id="498" w:author="Benjamin Roberts (Credit) [2]" w:date="2024-06-17T16:52:00Z">
        <w:r w:rsidR="00BE0CC7">
          <w:rPr>
            <w:noProof/>
          </w:rPr>
          <w:t>24</w:t>
        </w:r>
      </w:ins>
      <w:ins w:id="499" w:author="Benjamin Roberts (Credit) [2]" w:date="2024-06-17T11:14:00Z">
        <w:r>
          <w:fldChar w:fldCharType="end"/>
        </w:r>
        <w:r>
          <w:t xml:space="preserve"> - Email Chain with colleague for peer review</w:t>
        </w:r>
      </w:ins>
      <w:bookmarkEnd w:id="496"/>
      <w:ins w:id="500" w:author="Benjamin Roberts (Credit) [2]" w:date="2024-06-17T11:11:00Z">
        <w:r w:rsidR="00875945">
          <w:br w:type="page"/>
        </w:r>
      </w:ins>
    </w:p>
    <w:p w14:paraId="414E91E0" w14:textId="07C157B5" w:rsidR="008C730F" w:rsidRPr="002B7EBF" w:rsidRDefault="008C730F" w:rsidP="003B3EB3">
      <w:pPr>
        <w:pStyle w:val="Heading3"/>
        <w:rPr>
          <w:rFonts w:asciiTheme="minorHAnsi" w:hAnsiTheme="minorHAnsi" w:cstheme="minorHAnsi"/>
        </w:rPr>
      </w:pPr>
      <w:bookmarkStart w:id="501" w:name="_Toc169536674"/>
      <w:r w:rsidRPr="002B7EBF">
        <w:rPr>
          <w:rFonts w:asciiTheme="minorHAnsi" w:hAnsiTheme="minorHAnsi" w:cstheme="minorHAnsi"/>
        </w:rPr>
        <w:lastRenderedPageBreak/>
        <w:t>Policy Rules</w:t>
      </w:r>
      <w:bookmarkEnd w:id="501"/>
    </w:p>
    <w:p w14:paraId="59302813" w14:textId="1D6FB0DD" w:rsidR="00413BF5" w:rsidRPr="002B7EBF" w:rsidRDefault="00413BF5" w:rsidP="00413BF5">
      <w:pPr>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2B7EBF" w:rsidRDefault="00101CBF" w:rsidP="00413BF5">
      <w:pPr>
        <w:rPr>
          <w:rFonts w:cstheme="minorHAnsi"/>
        </w:rPr>
      </w:pPr>
      <w:r w:rsidRPr="002B7EBF">
        <w:rPr>
          <w:rFonts w:cstheme="minorHAnsi"/>
        </w:rPr>
        <w:t>Policy Rules can be of 1 of these types</w:t>
      </w:r>
      <w:r w:rsidR="00413BF5" w:rsidRPr="002B7EBF">
        <w:rPr>
          <w:rFonts w:cstheme="minorHAnsi"/>
        </w:rPr>
        <w:t>:</w:t>
      </w:r>
    </w:p>
    <w:p w14:paraId="6D4BCA1C" w14:textId="7432FBE6" w:rsidR="00F8128C" w:rsidRPr="002B7EBF" w:rsidRDefault="00F8128C" w:rsidP="00F8128C">
      <w:pPr>
        <w:pStyle w:val="ListParagraph"/>
        <w:numPr>
          <w:ilvl w:val="0"/>
          <w:numId w:val="9"/>
        </w:numPr>
        <w:rPr>
          <w:rFonts w:cstheme="minorHAnsi"/>
        </w:rPr>
      </w:pPr>
      <w:r w:rsidRPr="002B7EBF">
        <w:rPr>
          <w:rFonts w:cstheme="minorHAnsi"/>
          <w:b/>
          <w:bCs/>
        </w:rPr>
        <w:t>Decline</w:t>
      </w:r>
      <w:r w:rsidRPr="002B7EBF">
        <w:rPr>
          <w:rFonts w:cstheme="minorHAnsi"/>
        </w:rPr>
        <w:t xml:space="preserve"> = </w:t>
      </w:r>
      <w:r w:rsidR="00101CBF" w:rsidRPr="002B7EBF">
        <w:rPr>
          <w:rFonts w:cstheme="minorHAnsi"/>
        </w:rPr>
        <w:t xml:space="preserve">If the logic is met, </w:t>
      </w:r>
      <w:r w:rsidRPr="002B7EBF">
        <w:rPr>
          <w:rFonts w:cstheme="minorHAnsi"/>
        </w:rPr>
        <w:t>no offer of credit given to the applicant</w:t>
      </w:r>
    </w:p>
    <w:p w14:paraId="30EAE954" w14:textId="54FBDE5C" w:rsidR="00F8128C" w:rsidRPr="002B7EBF" w:rsidRDefault="00F8128C" w:rsidP="00F8128C">
      <w:pPr>
        <w:pStyle w:val="ListParagraph"/>
        <w:numPr>
          <w:ilvl w:val="0"/>
          <w:numId w:val="9"/>
        </w:numPr>
        <w:rPr>
          <w:rFonts w:cstheme="minorHAnsi"/>
        </w:rPr>
      </w:pPr>
      <w:r w:rsidRPr="002B7EBF">
        <w:rPr>
          <w:rFonts w:cstheme="minorHAnsi"/>
          <w:b/>
          <w:bCs/>
        </w:rPr>
        <w:t>Accept</w:t>
      </w:r>
      <w:r w:rsidRPr="002B7EBF">
        <w:rPr>
          <w:rFonts w:cstheme="minorHAnsi"/>
        </w:rPr>
        <w:t xml:space="preserve"> </w:t>
      </w:r>
      <w:r w:rsidR="00B9713F" w:rsidRPr="002B7EBF">
        <w:rPr>
          <w:rFonts w:cstheme="minorHAnsi"/>
        </w:rPr>
        <w:t xml:space="preserve">= </w:t>
      </w:r>
      <w:r w:rsidR="00101CBF" w:rsidRPr="002B7EBF">
        <w:rPr>
          <w:rFonts w:cstheme="minorHAnsi"/>
        </w:rPr>
        <w:t xml:space="preserve">Valid only if the logic for all instances of the other 2 types are not met. </w:t>
      </w:r>
      <w:r w:rsidR="0091178C" w:rsidRPr="002B7EBF">
        <w:rPr>
          <w:rFonts w:cstheme="minorHAnsi"/>
        </w:rPr>
        <w:t>Represents no</w:t>
      </w:r>
      <w:r w:rsidR="00B9713F" w:rsidRPr="002B7EBF">
        <w:rPr>
          <w:rFonts w:cstheme="minorHAnsi"/>
        </w:rPr>
        <w:t xml:space="preserve"> concerns found on the provided data, an offer of credit can be </w:t>
      </w:r>
      <w:proofErr w:type="gramStart"/>
      <w:r w:rsidR="00B9713F" w:rsidRPr="002B7EBF">
        <w:rPr>
          <w:rFonts w:cstheme="minorHAnsi"/>
        </w:rPr>
        <w:t>given</w:t>
      </w:r>
      <w:proofErr w:type="gramEnd"/>
    </w:p>
    <w:tbl>
      <w:tblPr>
        <w:tblStyle w:val="TableGrid"/>
        <w:tblW w:w="8926" w:type="dxa"/>
        <w:tblLook w:val="04A0" w:firstRow="1" w:lastRow="0" w:firstColumn="1" w:lastColumn="0" w:noHBand="0" w:noVBand="1"/>
        <w:tblPrChange w:id="502" w:author="Benjamin Roberts (Credit) [2]" w:date="2024-06-17T15:14:00Z">
          <w:tblPr>
            <w:tblStyle w:val="TableGrid"/>
            <w:tblW w:w="8926" w:type="dxa"/>
            <w:tblLook w:val="04A0" w:firstRow="1" w:lastRow="0" w:firstColumn="1" w:lastColumn="0" w:noHBand="0" w:noVBand="1"/>
          </w:tblPr>
        </w:tblPrChange>
      </w:tblPr>
      <w:tblGrid>
        <w:gridCol w:w="1073"/>
        <w:gridCol w:w="1885"/>
        <w:gridCol w:w="990"/>
        <w:gridCol w:w="4978"/>
        <w:tblGridChange w:id="503">
          <w:tblGrid>
            <w:gridCol w:w="819"/>
            <w:gridCol w:w="1652"/>
            <w:gridCol w:w="1068"/>
            <w:gridCol w:w="5387"/>
          </w:tblGrid>
        </w:tblGridChange>
      </w:tblGrid>
      <w:tr w:rsidR="00277D74" w:rsidRPr="002B7EBF" w14:paraId="37D2CBCE" w14:textId="77777777" w:rsidTr="006403F4">
        <w:tc>
          <w:tcPr>
            <w:tcW w:w="1127" w:type="dxa"/>
            <w:shd w:val="clear" w:color="auto" w:fill="F4B083" w:themeFill="accent2" w:themeFillTint="99"/>
            <w:tcPrChange w:id="504" w:author="Benjamin Roberts (Credit) [2]" w:date="2024-06-17T15:14:00Z">
              <w:tcPr>
                <w:tcW w:w="819" w:type="dxa"/>
                <w:shd w:val="clear" w:color="auto" w:fill="F4B083" w:themeFill="accent2" w:themeFillTint="99"/>
              </w:tcPr>
            </w:tcPrChange>
          </w:tcPr>
          <w:p w14:paraId="6E0B9A8B" w14:textId="785935F0" w:rsidR="00277D74" w:rsidRPr="002B7EBF" w:rsidRDefault="00277D74" w:rsidP="0032120F">
            <w:pPr>
              <w:rPr>
                <w:rFonts w:cstheme="minorHAnsi"/>
                <w:b/>
                <w:bCs/>
              </w:rPr>
            </w:pPr>
            <w:r w:rsidRPr="002B7EBF">
              <w:rPr>
                <w:rFonts w:cstheme="minorHAnsi"/>
                <w:b/>
                <w:bCs/>
              </w:rPr>
              <w:t>Code</w:t>
            </w:r>
          </w:p>
        </w:tc>
        <w:tc>
          <w:tcPr>
            <w:tcW w:w="1987" w:type="dxa"/>
            <w:shd w:val="clear" w:color="auto" w:fill="F4B083" w:themeFill="accent2" w:themeFillTint="99"/>
            <w:tcPrChange w:id="505" w:author="Benjamin Roberts (Credit) [2]" w:date="2024-06-17T15:14:00Z">
              <w:tcPr>
                <w:tcW w:w="1652" w:type="dxa"/>
                <w:shd w:val="clear" w:color="auto" w:fill="F4B083" w:themeFill="accent2" w:themeFillTint="99"/>
              </w:tcPr>
            </w:tcPrChange>
          </w:tcPr>
          <w:p w14:paraId="7E3F1F67" w14:textId="37590B19" w:rsidR="00277D74" w:rsidRPr="002B7EBF" w:rsidRDefault="00277D74" w:rsidP="0032120F">
            <w:pPr>
              <w:rPr>
                <w:rFonts w:cstheme="minorHAnsi"/>
                <w:b/>
                <w:bCs/>
              </w:rPr>
            </w:pPr>
            <w:r w:rsidRPr="002B7EBF">
              <w:rPr>
                <w:rFonts w:cstheme="minorHAnsi"/>
                <w:b/>
                <w:bCs/>
              </w:rPr>
              <w:t>Rule Name</w:t>
            </w:r>
          </w:p>
        </w:tc>
        <w:tc>
          <w:tcPr>
            <w:tcW w:w="441" w:type="dxa"/>
            <w:shd w:val="clear" w:color="auto" w:fill="F4B083" w:themeFill="accent2" w:themeFillTint="99"/>
            <w:tcPrChange w:id="506" w:author="Benjamin Roberts (Credit) [2]" w:date="2024-06-17T15:14:00Z">
              <w:tcPr>
                <w:tcW w:w="1068" w:type="dxa"/>
                <w:shd w:val="clear" w:color="auto" w:fill="F4B083" w:themeFill="accent2" w:themeFillTint="99"/>
              </w:tcPr>
            </w:tcPrChange>
          </w:tcPr>
          <w:p w14:paraId="56A4BB3C" w14:textId="77777777" w:rsidR="00277D74" w:rsidRPr="002B7EBF" w:rsidRDefault="00277D74" w:rsidP="0032120F">
            <w:pPr>
              <w:rPr>
                <w:rFonts w:cstheme="minorHAnsi"/>
                <w:b/>
                <w:bCs/>
              </w:rPr>
            </w:pPr>
            <w:r w:rsidRPr="002B7EBF">
              <w:rPr>
                <w:rFonts w:cstheme="minorHAnsi"/>
                <w:b/>
                <w:bCs/>
              </w:rPr>
              <w:t>Decision</w:t>
            </w:r>
          </w:p>
        </w:tc>
        <w:tc>
          <w:tcPr>
            <w:tcW w:w="5371" w:type="dxa"/>
            <w:shd w:val="clear" w:color="auto" w:fill="F4B083" w:themeFill="accent2" w:themeFillTint="99"/>
            <w:tcPrChange w:id="507" w:author="Benjamin Roberts (Credit) [2]" w:date="2024-06-17T15:14:00Z">
              <w:tcPr>
                <w:tcW w:w="5387" w:type="dxa"/>
                <w:shd w:val="clear" w:color="auto" w:fill="F4B083" w:themeFill="accent2" w:themeFillTint="99"/>
              </w:tcPr>
            </w:tcPrChange>
          </w:tcPr>
          <w:p w14:paraId="08AFE0B7" w14:textId="0FCB90F9" w:rsidR="00277D74" w:rsidRPr="002B7EBF" w:rsidRDefault="00277D74" w:rsidP="0032120F">
            <w:pPr>
              <w:rPr>
                <w:rFonts w:cstheme="minorHAnsi"/>
                <w:b/>
                <w:bCs/>
              </w:rPr>
            </w:pPr>
            <w:r w:rsidRPr="002B7EBF">
              <w:rPr>
                <w:rFonts w:cstheme="minorHAnsi"/>
                <w:b/>
                <w:bCs/>
              </w:rPr>
              <w:t>Logic</w:t>
            </w:r>
          </w:p>
        </w:tc>
      </w:tr>
      <w:tr w:rsidR="00277D74" w:rsidRPr="002B7EBF" w14:paraId="4476D704" w14:textId="77777777" w:rsidTr="006403F4">
        <w:tc>
          <w:tcPr>
            <w:tcW w:w="1127" w:type="dxa"/>
            <w:vAlign w:val="center"/>
            <w:tcPrChange w:id="508" w:author="Benjamin Roberts (Credit) [2]" w:date="2024-06-17T15:14:00Z">
              <w:tcPr>
                <w:tcW w:w="819" w:type="dxa"/>
                <w:vAlign w:val="center"/>
              </w:tcPr>
            </w:tcPrChange>
          </w:tcPr>
          <w:p w14:paraId="54CC8B6B" w14:textId="272961EF" w:rsidR="00277D74" w:rsidRPr="002B7EBF" w:rsidRDefault="00277D74" w:rsidP="003B3EB3">
            <w:pPr>
              <w:rPr>
                <w:rFonts w:cstheme="minorHAnsi"/>
              </w:rPr>
            </w:pPr>
            <w:r w:rsidRPr="002B7EBF">
              <w:rPr>
                <w:rFonts w:cstheme="minorHAnsi"/>
              </w:rPr>
              <w:t>D_001</w:t>
            </w:r>
          </w:p>
        </w:tc>
        <w:tc>
          <w:tcPr>
            <w:tcW w:w="1987" w:type="dxa"/>
            <w:vAlign w:val="center"/>
            <w:tcPrChange w:id="509" w:author="Benjamin Roberts (Credit) [2]" w:date="2024-06-17T15:14:00Z">
              <w:tcPr>
                <w:tcW w:w="1652" w:type="dxa"/>
                <w:vAlign w:val="center"/>
              </w:tcPr>
            </w:tcPrChange>
          </w:tcPr>
          <w:p w14:paraId="2CE17B59" w14:textId="4E34A5E1" w:rsidR="00277D74" w:rsidRPr="002B7EBF" w:rsidRDefault="00277D74" w:rsidP="003B3EB3">
            <w:pPr>
              <w:rPr>
                <w:rFonts w:cstheme="minorHAnsi"/>
              </w:rPr>
            </w:pPr>
            <w:r w:rsidRPr="002B7EBF">
              <w:rPr>
                <w:rFonts w:cstheme="minorHAnsi"/>
              </w:rPr>
              <w:t>Worst Arrears status is 2+ payments behind</w:t>
            </w:r>
          </w:p>
        </w:tc>
        <w:tc>
          <w:tcPr>
            <w:tcW w:w="441" w:type="dxa"/>
            <w:vAlign w:val="center"/>
            <w:tcPrChange w:id="510" w:author="Benjamin Roberts (Credit) [2]" w:date="2024-06-17T15:14:00Z">
              <w:tcPr>
                <w:tcW w:w="1068" w:type="dxa"/>
                <w:vAlign w:val="center"/>
              </w:tcPr>
            </w:tcPrChange>
          </w:tcPr>
          <w:p w14:paraId="6145D32E" w14:textId="63DA55F8" w:rsidR="00277D74" w:rsidRPr="002B7EBF" w:rsidRDefault="00277D74" w:rsidP="003B3EB3">
            <w:pPr>
              <w:rPr>
                <w:rFonts w:cstheme="minorHAnsi"/>
              </w:rPr>
            </w:pPr>
            <w:r w:rsidRPr="002B7EBF">
              <w:rPr>
                <w:rFonts w:cstheme="minorHAnsi"/>
              </w:rPr>
              <w:t>Decline</w:t>
            </w:r>
          </w:p>
        </w:tc>
        <w:tc>
          <w:tcPr>
            <w:tcW w:w="5371" w:type="dxa"/>
            <w:vAlign w:val="center"/>
            <w:tcPrChange w:id="511" w:author="Benjamin Roberts (Credit) [2]" w:date="2024-06-17T15:14:00Z">
              <w:tcPr>
                <w:tcW w:w="5387" w:type="dxa"/>
                <w:vAlign w:val="center"/>
              </w:tcPr>
            </w:tcPrChange>
          </w:tcPr>
          <w:p w14:paraId="4EC38159" w14:textId="47B505C2" w:rsidR="00277D74" w:rsidRPr="002B7EBF" w:rsidRDefault="00277D74" w:rsidP="003B3EB3">
            <w:pPr>
              <w:rPr>
                <w:rFonts w:cstheme="minorHAnsi"/>
              </w:rPr>
            </w:pPr>
            <w:r w:rsidRPr="002B7EBF">
              <w:rPr>
                <w:rFonts w:cstheme="minorHAnsi"/>
              </w:rPr>
              <w:t>IF DecisioningDataRow.E1B08 regex match 2|3|4|5|6|8 THEN FAIL</w:t>
            </w:r>
          </w:p>
        </w:tc>
      </w:tr>
      <w:tr w:rsidR="00277D74" w:rsidRPr="002B7EBF" w14:paraId="3F859F72" w14:textId="77777777" w:rsidTr="006403F4">
        <w:tc>
          <w:tcPr>
            <w:tcW w:w="1127" w:type="dxa"/>
            <w:vAlign w:val="center"/>
            <w:tcPrChange w:id="512" w:author="Benjamin Roberts (Credit) [2]" w:date="2024-06-17T15:14:00Z">
              <w:tcPr>
                <w:tcW w:w="819" w:type="dxa"/>
                <w:vAlign w:val="center"/>
              </w:tcPr>
            </w:tcPrChange>
          </w:tcPr>
          <w:p w14:paraId="0BAF262E" w14:textId="3A318515" w:rsidR="00277D74" w:rsidRPr="002B7EBF" w:rsidRDefault="00277D74" w:rsidP="003B3EB3">
            <w:pPr>
              <w:rPr>
                <w:rFonts w:cstheme="minorHAnsi"/>
              </w:rPr>
            </w:pPr>
            <w:r w:rsidRPr="002B7EBF">
              <w:rPr>
                <w:rFonts w:cstheme="minorHAnsi"/>
              </w:rPr>
              <w:t>D_002</w:t>
            </w:r>
          </w:p>
        </w:tc>
        <w:tc>
          <w:tcPr>
            <w:tcW w:w="1987" w:type="dxa"/>
            <w:vAlign w:val="center"/>
            <w:tcPrChange w:id="513" w:author="Benjamin Roberts (Credit) [2]" w:date="2024-06-17T15:14:00Z">
              <w:tcPr>
                <w:tcW w:w="1652" w:type="dxa"/>
                <w:vAlign w:val="center"/>
              </w:tcPr>
            </w:tcPrChange>
          </w:tcPr>
          <w:p w14:paraId="1E239A95" w14:textId="460D6A2D" w:rsidR="00277D74" w:rsidRPr="002B7EBF" w:rsidRDefault="00277D74" w:rsidP="003B3EB3">
            <w:pPr>
              <w:rPr>
                <w:rFonts w:cstheme="minorHAnsi"/>
              </w:rPr>
            </w:pPr>
            <w:r w:rsidRPr="002B7EBF">
              <w:rPr>
                <w:rFonts w:cstheme="minorHAnsi"/>
              </w:rPr>
              <w:t>Experian Score below threshold</w:t>
            </w:r>
          </w:p>
        </w:tc>
        <w:tc>
          <w:tcPr>
            <w:tcW w:w="441" w:type="dxa"/>
            <w:vAlign w:val="center"/>
            <w:tcPrChange w:id="514" w:author="Benjamin Roberts (Credit) [2]" w:date="2024-06-17T15:14:00Z">
              <w:tcPr>
                <w:tcW w:w="1068" w:type="dxa"/>
                <w:vAlign w:val="center"/>
              </w:tcPr>
            </w:tcPrChange>
          </w:tcPr>
          <w:p w14:paraId="56EE0FB5" w14:textId="7268C056" w:rsidR="00277D74" w:rsidRPr="002B7EBF" w:rsidRDefault="00277D74" w:rsidP="003B3EB3">
            <w:pPr>
              <w:rPr>
                <w:rFonts w:cstheme="minorHAnsi"/>
              </w:rPr>
            </w:pPr>
            <w:r w:rsidRPr="002B7EBF">
              <w:rPr>
                <w:rFonts w:cstheme="minorHAnsi"/>
              </w:rPr>
              <w:t>Decline</w:t>
            </w:r>
          </w:p>
        </w:tc>
        <w:tc>
          <w:tcPr>
            <w:tcW w:w="5371" w:type="dxa"/>
            <w:vAlign w:val="center"/>
            <w:tcPrChange w:id="515" w:author="Benjamin Roberts (Credit) [2]" w:date="2024-06-17T15:14:00Z">
              <w:tcPr>
                <w:tcW w:w="5387" w:type="dxa"/>
                <w:vAlign w:val="center"/>
              </w:tcPr>
            </w:tcPrChange>
          </w:tcPr>
          <w:p w14:paraId="05DD7AD5" w14:textId="6CE589D4" w:rsidR="00277D74" w:rsidRPr="002B7EBF" w:rsidRDefault="00277D74" w:rsidP="003B3EB3">
            <w:pPr>
              <w:rPr>
                <w:rFonts w:cstheme="minorHAnsi"/>
              </w:rPr>
            </w:pPr>
            <w:r w:rsidRPr="002B7EBF">
              <w:rPr>
                <w:rFonts w:cstheme="minorHAnsi"/>
              </w:rPr>
              <w:t>IF DecisioningDataRow.E5S051&lt;= 600 THEN FAIL</w:t>
            </w:r>
          </w:p>
        </w:tc>
      </w:tr>
      <w:tr w:rsidR="00277D74" w:rsidRPr="002B7EBF" w14:paraId="033F5545" w14:textId="77777777" w:rsidTr="006403F4">
        <w:tc>
          <w:tcPr>
            <w:tcW w:w="1127" w:type="dxa"/>
            <w:vAlign w:val="center"/>
            <w:tcPrChange w:id="516" w:author="Benjamin Roberts (Credit) [2]" w:date="2024-06-17T15:14:00Z">
              <w:tcPr>
                <w:tcW w:w="819" w:type="dxa"/>
                <w:vAlign w:val="center"/>
              </w:tcPr>
            </w:tcPrChange>
          </w:tcPr>
          <w:p w14:paraId="2E77BB12" w14:textId="101AA9A4" w:rsidR="00277D74" w:rsidRPr="002B7EBF" w:rsidRDefault="00277D74" w:rsidP="003B3EB3">
            <w:pPr>
              <w:rPr>
                <w:rFonts w:cstheme="minorHAnsi"/>
              </w:rPr>
            </w:pPr>
            <w:r w:rsidRPr="002B7EBF">
              <w:rPr>
                <w:rFonts w:cstheme="minorHAnsi"/>
              </w:rPr>
              <w:t>D_003</w:t>
            </w:r>
          </w:p>
        </w:tc>
        <w:tc>
          <w:tcPr>
            <w:tcW w:w="1987" w:type="dxa"/>
            <w:vAlign w:val="center"/>
            <w:tcPrChange w:id="517" w:author="Benjamin Roberts (Credit) [2]" w:date="2024-06-17T15:14:00Z">
              <w:tcPr>
                <w:tcW w:w="1652" w:type="dxa"/>
                <w:vAlign w:val="center"/>
              </w:tcPr>
            </w:tcPrChange>
          </w:tcPr>
          <w:p w14:paraId="0442A119" w14:textId="5958606A" w:rsidR="00277D74" w:rsidRPr="002B7EBF" w:rsidRDefault="00277D74" w:rsidP="003B3EB3">
            <w:pPr>
              <w:rPr>
                <w:rFonts w:cstheme="minorHAnsi"/>
              </w:rPr>
            </w:pPr>
            <w:r w:rsidRPr="002B7EBF">
              <w:rPr>
                <w:rFonts w:cstheme="minorHAnsi"/>
              </w:rPr>
              <w:t>Scorecard</w:t>
            </w:r>
          </w:p>
        </w:tc>
        <w:tc>
          <w:tcPr>
            <w:tcW w:w="441" w:type="dxa"/>
            <w:vAlign w:val="center"/>
            <w:tcPrChange w:id="518" w:author="Benjamin Roberts (Credit) [2]" w:date="2024-06-17T15:14:00Z">
              <w:tcPr>
                <w:tcW w:w="1068" w:type="dxa"/>
                <w:vAlign w:val="center"/>
              </w:tcPr>
            </w:tcPrChange>
          </w:tcPr>
          <w:p w14:paraId="0B2AF6E7" w14:textId="01CE1D61" w:rsidR="00277D74" w:rsidRPr="002B7EBF" w:rsidRDefault="00277D74" w:rsidP="003B3EB3">
            <w:pPr>
              <w:rPr>
                <w:rFonts w:cstheme="minorHAnsi"/>
              </w:rPr>
            </w:pPr>
            <w:r w:rsidRPr="002B7EBF">
              <w:rPr>
                <w:rFonts w:cstheme="minorHAnsi"/>
              </w:rPr>
              <w:t>Decline</w:t>
            </w:r>
          </w:p>
        </w:tc>
        <w:tc>
          <w:tcPr>
            <w:tcW w:w="5371" w:type="dxa"/>
            <w:vAlign w:val="center"/>
            <w:tcPrChange w:id="519" w:author="Benjamin Roberts (Credit) [2]" w:date="2024-06-17T15:14:00Z">
              <w:tcPr>
                <w:tcW w:w="5387" w:type="dxa"/>
                <w:vAlign w:val="center"/>
              </w:tcPr>
            </w:tcPrChange>
          </w:tcPr>
          <w:p w14:paraId="5FFB273D" w14:textId="77777777" w:rsidR="00277D74" w:rsidRPr="002B7EBF" w:rsidRDefault="00277D74" w:rsidP="003B3EB3">
            <w:pPr>
              <w:rPr>
                <w:rFonts w:cstheme="minorHAnsi"/>
              </w:rPr>
            </w:pPr>
            <w:r w:rsidRPr="002B7EBF">
              <w:rPr>
                <w:rFonts w:cstheme="minorHAnsi"/>
              </w:rPr>
              <w:t>IF (</w:t>
            </w:r>
          </w:p>
          <w:p w14:paraId="19DF9277" w14:textId="77777777" w:rsidR="00277D74" w:rsidRPr="002B7EBF" w:rsidRDefault="00277D74" w:rsidP="003B3EB3">
            <w:pPr>
              <w:rPr>
                <w:rFonts w:cstheme="minorHAnsi"/>
              </w:rPr>
            </w:pPr>
            <w:r w:rsidRPr="002B7EBF">
              <w:rPr>
                <w:rFonts w:cstheme="minorHAnsi"/>
              </w:rPr>
              <w:t xml:space="preserve">decisionPath = “CHAMPION” AND </w:t>
            </w:r>
            <w:proofErr w:type="gramStart"/>
            <w:r w:rsidRPr="002B7EBF">
              <w:rPr>
                <w:rFonts w:cstheme="minorHAnsi"/>
              </w:rPr>
              <w:t>Scorecards.Champion.score</w:t>
            </w:r>
            <w:proofErr w:type="gramEnd"/>
            <w:r w:rsidRPr="002B7EBF">
              <w:rPr>
                <w:rFonts w:cstheme="minorHAnsi"/>
              </w:rPr>
              <w:t xml:space="preserve"> &lt; 600 </w:t>
            </w:r>
          </w:p>
          <w:p w14:paraId="4C114305" w14:textId="411D3DFB" w:rsidR="00277D74" w:rsidRPr="002B7EBF" w:rsidRDefault="00277D74" w:rsidP="003B3EB3">
            <w:pPr>
              <w:rPr>
                <w:rFonts w:cstheme="minorHAnsi"/>
              </w:rPr>
            </w:pPr>
            <w:r w:rsidRPr="002B7EBF">
              <w:rPr>
                <w:rFonts w:cstheme="minorHAnsi"/>
              </w:rPr>
              <w:t>)</w:t>
            </w:r>
          </w:p>
          <w:p w14:paraId="648D5704" w14:textId="77777777" w:rsidR="00277D74" w:rsidRPr="002B7EBF" w:rsidRDefault="00277D74" w:rsidP="003B3EB3">
            <w:pPr>
              <w:rPr>
                <w:rFonts w:cstheme="minorHAnsi"/>
              </w:rPr>
            </w:pPr>
            <w:r w:rsidRPr="002B7EBF">
              <w:rPr>
                <w:rFonts w:cstheme="minorHAnsi"/>
              </w:rPr>
              <w:t>OR (</w:t>
            </w:r>
          </w:p>
          <w:p w14:paraId="24AE347F" w14:textId="6DF9EF59" w:rsidR="00277D74" w:rsidRPr="002B7EBF" w:rsidRDefault="00277D74" w:rsidP="003B3EB3">
            <w:pPr>
              <w:rPr>
                <w:rFonts w:cstheme="minorHAnsi"/>
              </w:rPr>
            </w:pPr>
            <w:proofErr w:type="gramStart"/>
            <w:r w:rsidRPr="002B7EBF">
              <w:rPr>
                <w:rFonts w:cstheme="minorHAnsi"/>
              </w:rPr>
              <w:t>Scorecards.Challenger.score</w:t>
            </w:r>
            <w:proofErr w:type="gramEnd"/>
            <w:r w:rsidRPr="002B7EBF">
              <w:rPr>
                <w:rFonts w:cstheme="minorHAnsi"/>
              </w:rPr>
              <w:t xml:space="preserve"> &lt; </w:t>
            </w:r>
            <w:r w:rsidR="005F2DE2" w:rsidRPr="002B7EBF">
              <w:rPr>
                <w:rFonts w:cstheme="minorHAnsi"/>
              </w:rPr>
              <w:t>580</w:t>
            </w:r>
          </w:p>
          <w:p w14:paraId="0A4EC5F3" w14:textId="457FB681" w:rsidR="00277D74" w:rsidRPr="002B7EBF" w:rsidRDefault="00277D74" w:rsidP="003B3EB3">
            <w:pPr>
              <w:rPr>
                <w:rFonts w:cstheme="minorHAnsi"/>
              </w:rPr>
            </w:pPr>
            <w:r w:rsidRPr="002B7EBF">
              <w:rPr>
                <w:rFonts w:cstheme="minorHAnsi"/>
              </w:rPr>
              <w:t>) THEN FAIL</w:t>
            </w:r>
          </w:p>
        </w:tc>
      </w:tr>
      <w:tr w:rsidR="00702DF6" w:rsidRPr="002B7EBF" w14:paraId="20ACA5E1" w14:textId="77777777" w:rsidTr="006403F4">
        <w:tc>
          <w:tcPr>
            <w:tcW w:w="1127" w:type="dxa"/>
            <w:vAlign w:val="center"/>
            <w:tcPrChange w:id="520" w:author="Benjamin Roberts (Credit) [2]" w:date="2024-06-17T15:14:00Z">
              <w:tcPr>
                <w:tcW w:w="819" w:type="dxa"/>
                <w:vAlign w:val="center"/>
              </w:tcPr>
            </w:tcPrChange>
          </w:tcPr>
          <w:p w14:paraId="748BA5CB" w14:textId="70A1DD90" w:rsidR="00702DF6" w:rsidRPr="002B7EBF" w:rsidRDefault="00702DF6" w:rsidP="003B3EB3">
            <w:pPr>
              <w:rPr>
                <w:rFonts w:cstheme="minorHAnsi"/>
              </w:rPr>
            </w:pPr>
            <w:r w:rsidRPr="002B7EBF">
              <w:rPr>
                <w:rFonts w:cstheme="minorHAnsi"/>
              </w:rPr>
              <w:t>D_004</w:t>
            </w:r>
          </w:p>
        </w:tc>
        <w:tc>
          <w:tcPr>
            <w:tcW w:w="1987" w:type="dxa"/>
            <w:vAlign w:val="center"/>
            <w:tcPrChange w:id="521" w:author="Benjamin Roberts (Credit) [2]" w:date="2024-06-17T15:14:00Z">
              <w:tcPr>
                <w:tcW w:w="1652" w:type="dxa"/>
                <w:vAlign w:val="center"/>
              </w:tcPr>
            </w:tcPrChange>
          </w:tcPr>
          <w:p w14:paraId="2C643FF4" w14:textId="03A88344" w:rsidR="00702DF6" w:rsidRPr="002B7EBF" w:rsidRDefault="00702DF6" w:rsidP="003B3EB3">
            <w:pPr>
              <w:rPr>
                <w:rFonts w:cstheme="minorHAnsi"/>
              </w:rPr>
            </w:pPr>
            <w:r w:rsidRPr="002B7EBF">
              <w:rPr>
                <w:rFonts w:cstheme="minorHAnsi"/>
              </w:rPr>
              <w:t>Unemployed</w:t>
            </w:r>
          </w:p>
        </w:tc>
        <w:tc>
          <w:tcPr>
            <w:tcW w:w="441" w:type="dxa"/>
            <w:vAlign w:val="center"/>
            <w:tcPrChange w:id="522" w:author="Benjamin Roberts (Credit) [2]" w:date="2024-06-17T15:14:00Z">
              <w:tcPr>
                <w:tcW w:w="1068" w:type="dxa"/>
                <w:vAlign w:val="center"/>
              </w:tcPr>
            </w:tcPrChange>
          </w:tcPr>
          <w:p w14:paraId="1CF63A00" w14:textId="5A822511" w:rsidR="00702DF6" w:rsidRPr="002B7EBF" w:rsidRDefault="00702DF6" w:rsidP="003B3EB3">
            <w:pPr>
              <w:rPr>
                <w:rFonts w:cstheme="minorHAnsi"/>
              </w:rPr>
            </w:pPr>
            <w:r w:rsidRPr="002B7EBF">
              <w:rPr>
                <w:rFonts w:cstheme="minorHAnsi"/>
              </w:rPr>
              <w:t>Decline</w:t>
            </w:r>
          </w:p>
        </w:tc>
        <w:tc>
          <w:tcPr>
            <w:tcW w:w="5371" w:type="dxa"/>
            <w:vAlign w:val="center"/>
            <w:tcPrChange w:id="523" w:author="Benjamin Roberts (Credit) [2]" w:date="2024-06-17T15:14:00Z">
              <w:tcPr>
                <w:tcW w:w="5387" w:type="dxa"/>
                <w:vAlign w:val="center"/>
              </w:tcPr>
            </w:tcPrChange>
          </w:tcPr>
          <w:p w14:paraId="2D1BDAFB" w14:textId="5E1EA9FE" w:rsidR="00702DF6" w:rsidRPr="002B7EBF" w:rsidRDefault="00702DF6" w:rsidP="003B3EB3">
            <w:pPr>
              <w:rPr>
                <w:rFonts w:cstheme="minorHAnsi"/>
              </w:rPr>
            </w:pPr>
            <w:r w:rsidRPr="002B7EBF">
              <w:rPr>
                <w:rFonts w:cstheme="minorHAnsi"/>
              </w:rPr>
              <w:t>If EmploymentStatus == “Unemployed”</w:t>
            </w:r>
          </w:p>
        </w:tc>
      </w:tr>
      <w:tr w:rsidR="00277D74" w:rsidRPr="002B7EBF" w14:paraId="59E409FA" w14:textId="77777777" w:rsidTr="006403F4">
        <w:tc>
          <w:tcPr>
            <w:tcW w:w="1127" w:type="dxa"/>
            <w:vAlign w:val="center"/>
            <w:tcPrChange w:id="524" w:author="Benjamin Roberts (Credit) [2]" w:date="2024-06-17T15:14:00Z">
              <w:tcPr>
                <w:tcW w:w="819" w:type="dxa"/>
                <w:vAlign w:val="center"/>
              </w:tcPr>
            </w:tcPrChange>
          </w:tcPr>
          <w:p w14:paraId="5D1BAFA5" w14:textId="05B2B309" w:rsidR="00277D74" w:rsidRPr="002B7EBF" w:rsidRDefault="00277D74" w:rsidP="003B3EB3">
            <w:pPr>
              <w:rPr>
                <w:rFonts w:cstheme="minorHAnsi"/>
              </w:rPr>
            </w:pPr>
            <w:r w:rsidRPr="002B7EBF">
              <w:rPr>
                <w:rFonts w:cstheme="minorHAnsi"/>
              </w:rPr>
              <w:t>A_001</w:t>
            </w:r>
          </w:p>
        </w:tc>
        <w:tc>
          <w:tcPr>
            <w:tcW w:w="1987" w:type="dxa"/>
            <w:vAlign w:val="center"/>
            <w:tcPrChange w:id="525" w:author="Benjamin Roberts (Credit) [2]" w:date="2024-06-17T15:14:00Z">
              <w:tcPr>
                <w:tcW w:w="1652" w:type="dxa"/>
                <w:vAlign w:val="center"/>
              </w:tcPr>
            </w:tcPrChange>
          </w:tcPr>
          <w:p w14:paraId="2FB6DD9B" w14:textId="023C447A" w:rsidR="00277D74" w:rsidRPr="002B7EBF" w:rsidRDefault="00277D74" w:rsidP="003B3EB3">
            <w:pPr>
              <w:rPr>
                <w:rFonts w:cstheme="minorHAnsi"/>
              </w:rPr>
            </w:pPr>
            <w:r w:rsidRPr="002B7EBF">
              <w:rPr>
                <w:rFonts w:cstheme="minorHAnsi"/>
              </w:rPr>
              <w:t>Accept</w:t>
            </w:r>
          </w:p>
        </w:tc>
        <w:tc>
          <w:tcPr>
            <w:tcW w:w="441" w:type="dxa"/>
            <w:vAlign w:val="center"/>
            <w:tcPrChange w:id="526" w:author="Benjamin Roberts (Credit) [2]" w:date="2024-06-17T15:14:00Z">
              <w:tcPr>
                <w:tcW w:w="1068" w:type="dxa"/>
                <w:vAlign w:val="center"/>
              </w:tcPr>
            </w:tcPrChange>
          </w:tcPr>
          <w:p w14:paraId="15605D3A" w14:textId="5CBFDCE0" w:rsidR="00277D74" w:rsidRPr="002B7EBF" w:rsidRDefault="00277D74" w:rsidP="003B3EB3">
            <w:pPr>
              <w:rPr>
                <w:rFonts w:cstheme="minorHAnsi"/>
              </w:rPr>
            </w:pPr>
            <w:r w:rsidRPr="002B7EBF">
              <w:rPr>
                <w:rFonts w:cstheme="minorHAnsi"/>
              </w:rPr>
              <w:t>Accept</w:t>
            </w:r>
          </w:p>
        </w:tc>
        <w:tc>
          <w:tcPr>
            <w:tcW w:w="5371" w:type="dxa"/>
            <w:vAlign w:val="center"/>
            <w:tcPrChange w:id="527" w:author="Benjamin Roberts (Credit) [2]" w:date="2024-06-17T15:14:00Z">
              <w:tcPr>
                <w:tcW w:w="5387" w:type="dxa"/>
                <w:vAlign w:val="center"/>
              </w:tcPr>
            </w:tcPrChange>
          </w:tcPr>
          <w:p w14:paraId="2CE5435A" w14:textId="7EB165E5" w:rsidR="00277D74" w:rsidRPr="002B7EBF" w:rsidRDefault="00277D74" w:rsidP="003B3EB3">
            <w:pPr>
              <w:rPr>
                <w:rFonts w:cstheme="minorHAnsi"/>
              </w:rPr>
            </w:pPr>
            <w:r w:rsidRPr="002B7EBF">
              <w:rPr>
                <w:rFonts w:cstheme="minorHAnsi"/>
              </w:rPr>
              <w:t>If none of the above Policy rules are hit</w:t>
            </w:r>
          </w:p>
        </w:tc>
      </w:tr>
    </w:tbl>
    <w:p w14:paraId="2C43D4FC" w14:textId="77777777" w:rsidR="008C730F" w:rsidRPr="002B7EBF" w:rsidRDefault="008C730F" w:rsidP="00833D68">
      <w:pPr>
        <w:rPr>
          <w:rFonts w:cstheme="minorHAnsi"/>
        </w:rPr>
      </w:pPr>
    </w:p>
    <w:p w14:paraId="54E84376" w14:textId="77777777" w:rsidR="006D4695" w:rsidRPr="002B7EBF" w:rsidRDefault="006D4695">
      <w:pPr>
        <w:rPr>
          <w:rFonts w:cstheme="minorHAnsi"/>
        </w:rPr>
      </w:pPr>
      <w:r w:rsidRPr="002B7EBF">
        <w:rPr>
          <w:rFonts w:cstheme="minorHAnsi"/>
        </w:rPr>
        <w:br w:type="page"/>
      </w:r>
    </w:p>
    <w:p w14:paraId="2CBFF57F" w14:textId="0F5350FB" w:rsidR="00833D68" w:rsidRPr="002B7EBF" w:rsidRDefault="006D4695" w:rsidP="004911AF">
      <w:pPr>
        <w:pStyle w:val="Heading1"/>
        <w:rPr>
          <w:rFonts w:asciiTheme="minorHAnsi" w:hAnsiTheme="minorHAnsi" w:cstheme="minorHAnsi"/>
        </w:rPr>
      </w:pPr>
      <w:bookmarkStart w:id="528" w:name="_Toc169536675"/>
      <w:r w:rsidRPr="002B7EBF">
        <w:rPr>
          <w:rFonts w:asciiTheme="minorHAnsi" w:hAnsiTheme="minorHAnsi" w:cstheme="minorHAnsi"/>
        </w:rPr>
        <w:lastRenderedPageBreak/>
        <w:t>Testing the program</w:t>
      </w:r>
      <w:bookmarkEnd w:id="528"/>
    </w:p>
    <w:p w14:paraId="56EC6191" w14:textId="2604B9DD" w:rsidR="005046B9" w:rsidRPr="002B7EBF" w:rsidRDefault="005046B9" w:rsidP="00575DC6">
      <w:pPr>
        <w:jc w:val="both"/>
        <w:rPr>
          <w:rFonts w:cstheme="minorHAnsi"/>
        </w:rPr>
      </w:pPr>
      <w:r w:rsidRPr="002B7EBF">
        <w:rPr>
          <w:rFonts w:cstheme="minorHAnsi"/>
        </w:rPr>
        <w:t>To be sure my program worked as intended and to the project requirements, testing was necessary. This was approached in 2 ways:</w:t>
      </w:r>
    </w:p>
    <w:p w14:paraId="281EB5FC" w14:textId="180A035B" w:rsidR="005046B9" w:rsidRPr="002B7EBF" w:rsidRDefault="005046B9" w:rsidP="00575DC6">
      <w:pPr>
        <w:pStyle w:val="ListParagraph"/>
        <w:numPr>
          <w:ilvl w:val="0"/>
          <w:numId w:val="9"/>
        </w:numPr>
        <w:jc w:val="both"/>
        <w:rPr>
          <w:rFonts w:cstheme="minorHAnsi"/>
        </w:rPr>
      </w:pPr>
      <w:r w:rsidRPr="002B7EBF">
        <w:rPr>
          <w:rFonts w:cstheme="minorHAnsi"/>
        </w:rPr>
        <w:t>Unit Tests via Junit 5</w:t>
      </w:r>
    </w:p>
    <w:p w14:paraId="5E6FE818" w14:textId="58E593F5" w:rsidR="005046B9" w:rsidRPr="002B7EBF" w:rsidRDefault="005046B9" w:rsidP="00575DC6">
      <w:pPr>
        <w:pStyle w:val="ListParagraph"/>
        <w:numPr>
          <w:ilvl w:val="0"/>
          <w:numId w:val="9"/>
        </w:numPr>
        <w:jc w:val="both"/>
        <w:rPr>
          <w:rFonts w:cstheme="minorHAnsi"/>
        </w:rPr>
      </w:pPr>
      <w:r w:rsidRPr="002B7EBF">
        <w:rPr>
          <w:rFonts w:cstheme="minorHAnsi"/>
        </w:rPr>
        <w:t>End to end tests via running the program in the Eclipse IDE</w:t>
      </w:r>
    </w:p>
    <w:p w14:paraId="2ED2848D" w14:textId="53D97E9B" w:rsidR="006D4695" w:rsidRPr="002B7EBF" w:rsidRDefault="006D4695" w:rsidP="00575DC6">
      <w:pPr>
        <w:pStyle w:val="Heading2"/>
        <w:jc w:val="both"/>
        <w:rPr>
          <w:rFonts w:asciiTheme="minorHAnsi" w:hAnsiTheme="minorHAnsi" w:cstheme="minorHAnsi"/>
        </w:rPr>
      </w:pPr>
      <w:bookmarkStart w:id="529" w:name="_Toc169536676"/>
      <w:r w:rsidRPr="002B7EBF">
        <w:rPr>
          <w:rFonts w:asciiTheme="minorHAnsi" w:hAnsiTheme="minorHAnsi" w:cstheme="minorHAnsi"/>
        </w:rPr>
        <w:t>JUnit</w:t>
      </w:r>
      <w:ins w:id="530" w:author="Benjamin Roberts (Credit) [2]" w:date="2024-06-17T11:53:00Z">
        <w:r w:rsidR="00C22271">
          <w:rPr>
            <w:rFonts w:asciiTheme="minorHAnsi" w:hAnsiTheme="minorHAnsi" w:cstheme="minorHAnsi"/>
          </w:rPr>
          <w:t xml:space="preserve"> Unit Tests</w:t>
        </w:r>
      </w:ins>
      <w:bookmarkEnd w:id="529"/>
    </w:p>
    <w:p w14:paraId="1802A823" w14:textId="5F4B3371" w:rsidR="00DB63A8" w:rsidRPr="002B7EBF" w:rsidRDefault="005046B9" w:rsidP="00575DC6">
      <w:pPr>
        <w:jc w:val="both"/>
        <w:rPr>
          <w:rFonts w:cstheme="minorHAnsi"/>
        </w:rPr>
      </w:pPr>
      <w:r w:rsidRPr="002B7EBF">
        <w:rPr>
          <w:rFonts w:cstheme="minorHAnsi"/>
        </w:rPr>
        <w:t xml:space="preserve">When </w:t>
      </w:r>
      <w:r w:rsidR="00AB1EC6" w:rsidRPr="002B7EBF">
        <w:rPr>
          <w:rFonts w:cstheme="minorHAnsi"/>
        </w:rPr>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rsidRPr="002B7EBF">
        <w:rPr>
          <w:rFonts w:cstheme="minorHAnsi"/>
        </w:rPr>
        <w:t xml:space="preserve"> JUnit 5 is a Java package that provides a </w:t>
      </w:r>
      <w:r w:rsidR="009B3FFC" w:rsidRPr="002B7EBF">
        <w:rPr>
          <w:rFonts w:cstheme="minorHAnsi"/>
        </w:rPr>
        <w:t>framework</w:t>
      </w:r>
      <w:r w:rsidR="00DB63A8" w:rsidRPr="002B7EBF">
        <w:rPr>
          <w:rFonts w:cstheme="minorHAnsi"/>
        </w:rPr>
        <w:t xml:space="preserve"> for writing these test &amp; executing them (TutorialsPoint.com, n.d.).</w:t>
      </w:r>
      <w:r w:rsidR="000F5D7F" w:rsidRPr="002B7EBF">
        <w:rPr>
          <w:rFonts w:cstheme="minorHAnsi"/>
        </w:rPr>
        <w:t xml:space="preserve"> Examples written for this project are covered below:</w:t>
      </w:r>
    </w:p>
    <w:p w14:paraId="39A05642" w14:textId="77777777" w:rsidR="00EB6911" w:rsidRDefault="00C05A59">
      <w:pPr>
        <w:keepNext/>
        <w:rPr>
          <w:ins w:id="531" w:author="Benjamin Roberts" w:date="2024-06-10T22:26:00Z"/>
        </w:rPr>
        <w:pPrChange w:id="532" w:author="Benjamin Roberts" w:date="2024-06-10T22:26:00Z">
          <w:pPr/>
        </w:pPrChange>
      </w:pPr>
      <w:r w:rsidRPr="002B7EBF">
        <w:rPr>
          <w:rFonts w:cstheme="minorHAnsi"/>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48"/>
                    <a:stretch>
                      <a:fillRect/>
                    </a:stretch>
                  </pic:blipFill>
                  <pic:spPr>
                    <a:xfrm>
                      <a:off x="0" y="0"/>
                      <a:ext cx="3757320" cy="3522123"/>
                    </a:xfrm>
                    <a:prstGeom prst="rect">
                      <a:avLst/>
                    </a:prstGeom>
                  </pic:spPr>
                </pic:pic>
              </a:graphicData>
            </a:graphic>
          </wp:inline>
        </w:drawing>
      </w:r>
    </w:p>
    <w:p w14:paraId="79250B36" w14:textId="52B29F17" w:rsidR="00C05A59" w:rsidRPr="002B7EBF" w:rsidRDefault="00EB6911">
      <w:pPr>
        <w:pStyle w:val="Caption"/>
        <w:rPr>
          <w:rFonts w:cstheme="minorHAnsi"/>
        </w:rPr>
        <w:pPrChange w:id="533" w:author="Benjamin Roberts" w:date="2024-06-10T22:26:00Z">
          <w:pPr/>
        </w:pPrChange>
      </w:pPr>
      <w:bookmarkStart w:id="534" w:name="_Toc169506979"/>
      <w:bookmarkStart w:id="535" w:name="_Toc169536646"/>
      <w:ins w:id="536" w:author="Benjamin Roberts" w:date="2024-06-10T22:26:00Z">
        <w:r>
          <w:t xml:space="preserve">Figure </w:t>
        </w:r>
        <w:r>
          <w:fldChar w:fldCharType="begin"/>
        </w:r>
        <w:r>
          <w:instrText xml:space="preserve"> SEQ Figure \* ARABIC </w:instrText>
        </w:r>
      </w:ins>
      <w:r>
        <w:fldChar w:fldCharType="separate"/>
      </w:r>
      <w:ins w:id="537" w:author="Benjamin Roberts (Credit) [2]" w:date="2024-06-17T16:52:00Z">
        <w:r w:rsidR="00BE0CC7">
          <w:rPr>
            <w:noProof/>
          </w:rPr>
          <w:t>25</w:t>
        </w:r>
      </w:ins>
      <w:ins w:id="538" w:author="Benjamin Roberts" w:date="2024-06-10T22:27:00Z">
        <w:del w:id="539" w:author="Benjamin Roberts (Credit) [2]" w:date="2024-06-17T11:09:00Z">
          <w:r w:rsidDel="00597F5D">
            <w:rPr>
              <w:noProof/>
            </w:rPr>
            <w:delText>21</w:delText>
          </w:r>
        </w:del>
      </w:ins>
      <w:ins w:id="540" w:author="Benjamin Roberts" w:date="2024-06-10T22:26:00Z">
        <w:r>
          <w:fldChar w:fldCharType="end"/>
        </w:r>
        <w:r>
          <w:t xml:space="preserve"> - </w:t>
        </w:r>
        <w:r w:rsidRPr="00CD7E3F">
          <w:t xml:space="preserve">JUnit 5 Test cases written to test individual parts of the program </w:t>
        </w:r>
        <w:proofErr w:type="gramStart"/>
        <w:r w:rsidRPr="00CD7E3F">
          <w:t>independently</w:t>
        </w:r>
      </w:ins>
      <w:bookmarkEnd w:id="534"/>
      <w:bookmarkEnd w:id="535"/>
      <w:proofErr w:type="gramEnd"/>
    </w:p>
    <w:p w14:paraId="4ED58BBE" w14:textId="146756E9" w:rsidR="00676794" w:rsidRPr="002B7EBF" w:rsidDel="00EB6911" w:rsidRDefault="00C05A59" w:rsidP="00C05A59">
      <w:pPr>
        <w:rPr>
          <w:del w:id="541" w:author="Benjamin Roberts" w:date="2024-06-10T22:26:00Z"/>
          <w:rFonts w:cstheme="minorHAnsi"/>
          <w:b/>
          <w:bCs/>
        </w:rPr>
      </w:pPr>
      <w:del w:id="542" w:author="Benjamin Roberts" w:date="2024-06-10T22:26:00Z">
        <w:r w:rsidRPr="002B7EBF" w:rsidDel="00EB6911">
          <w:rPr>
            <w:rFonts w:cstheme="minorHAnsi"/>
            <w:b/>
            <w:bCs/>
          </w:rPr>
          <w:delText>Figure: JUnit 5 Test cases written to test individual parts of the program independently</w:delText>
        </w:r>
      </w:del>
    </w:p>
    <w:p w14:paraId="181FFF04" w14:textId="77777777" w:rsidR="00EB6911" w:rsidRDefault="00676794">
      <w:pPr>
        <w:keepNext/>
        <w:rPr>
          <w:ins w:id="543" w:author="Benjamin Roberts" w:date="2024-06-10T22:26:00Z"/>
        </w:rPr>
        <w:pPrChange w:id="544" w:author="Benjamin Roberts" w:date="2024-06-10T22:26:00Z">
          <w:pPr/>
        </w:pPrChange>
      </w:pPr>
      <w:r w:rsidRPr="002B7EBF">
        <w:rPr>
          <w:rFonts w:cstheme="minorHAnsi"/>
          <w:noProof/>
        </w:rPr>
        <w:lastRenderedPageBreak/>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49"/>
                    <a:stretch>
                      <a:fillRect/>
                    </a:stretch>
                  </pic:blipFill>
                  <pic:spPr>
                    <a:xfrm>
                      <a:off x="0" y="0"/>
                      <a:ext cx="4568237" cy="2620183"/>
                    </a:xfrm>
                    <a:prstGeom prst="rect">
                      <a:avLst/>
                    </a:prstGeom>
                  </pic:spPr>
                </pic:pic>
              </a:graphicData>
            </a:graphic>
          </wp:inline>
        </w:drawing>
      </w:r>
    </w:p>
    <w:p w14:paraId="5DB71C2E" w14:textId="279C5A03" w:rsidR="00676794" w:rsidRPr="002B7EBF" w:rsidRDefault="00EB6911">
      <w:pPr>
        <w:pStyle w:val="Caption"/>
        <w:rPr>
          <w:rFonts w:cstheme="minorHAnsi"/>
        </w:rPr>
        <w:pPrChange w:id="545" w:author="Benjamin Roberts" w:date="2024-06-10T22:26:00Z">
          <w:pPr/>
        </w:pPrChange>
      </w:pPr>
      <w:bookmarkStart w:id="546" w:name="_Toc169506980"/>
      <w:bookmarkStart w:id="547" w:name="_Toc169536647"/>
      <w:ins w:id="548" w:author="Benjamin Roberts" w:date="2024-06-10T22:26:00Z">
        <w:r>
          <w:t xml:space="preserve">Figure </w:t>
        </w:r>
        <w:r>
          <w:fldChar w:fldCharType="begin"/>
        </w:r>
        <w:r>
          <w:instrText xml:space="preserve"> SEQ Figure \* ARABIC </w:instrText>
        </w:r>
      </w:ins>
      <w:r>
        <w:fldChar w:fldCharType="separate"/>
      </w:r>
      <w:ins w:id="549" w:author="Benjamin Roberts (Credit) [2]" w:date="2024-06-17T16:52:00Z">
        <w:r w:rsidR="00BE0CC7">
          <w:rPr>
            <w:noProof/>
          </w:rPr>
          <w:t>26</w:t>
        </w:r>
      </w:ins>
      <w:ins w:id="550" w:author="Benjamin Roberts" w:date="2024-06-10T22:27:00Z">
        <w:del w:id="551" w:author="Benjamin Roberts (Credit) [2]" w:date="2024-06-17T11:09:00Z">
          <w:r w:rsidDel="00597F5D">
            <w:rPr>
              <w:noProof/>
            </w:rPr>
            <w:delText>22</w:delText>
          </w:r>
        </w:del>
      </w:ins>
      <w:ins w:id="552" w:author="Benjamin Roberts" w:date="2024-06-10T22:26:00Z">
        <w:r>
          <w:fldChar w:fldCharType="end"/>
        </w:r>
        <w:r>
          <w:t xml:space="preserve"> - </w:t>
        </w:r>
        <w:r w:rsidRPr="00D46000">
          <w:t xml:space="preserve">A test case written to test a program set up class that reads properties from an external </w:t>
        </w:r>
        <w:proofErr w:type="gramStart"/>
        <w:r w:rsidRPr="00D46000">
          <w:t>file</w:t>
        </w:r>
      </w:ins>
      <w:bookmarkEnd w:id="546"/>
      <w:bookmarkEnd w:id="547"/>
      <w:proofErr w:type="gramEnd"/>
    </w:p>
    <w:p w14:paraId="382322C9" w14:textId="6C139D86" w:rsidR="00676794" w:rsidRPr="002B7EBF" w:rsidDel="00EB6911" w:rsidRDefault="00676794" w:rsidP="00C05A59">
      <w:pPr>
        <w:rPr>
          <w:del w:id="553" w:author="Benjamin Roberts" w:date="2024-06-10T22:26:00Z"/>
          <w:rFonts w:cstheme="minorHAnsi"/>
          <w:b/>
          <w:bCs/>
        </w:rPr>
      </w:pPr>
      <w:del w:id="554" w:author="Benjamin Roberts" w:date="2024-06-10T22:26:00Z">
        <w:r w:rsidRPr="002B7EBF" w:rsidDel="00EB6911">
          <w:rPr>
            <w:rFonts w:cstheme="minorHAnsi"/>
            <w:b/>
            <w:bCs/>
          </w:rPr>
          <w:delText>Figure: A test case written to test a program set up class that reads properties from an external file</w:delText>
        </w:r>
      </w:del>
    </w:p>
    <w:p w14:paraId="3DD9550A" w14:textId="54F9404F" w:rsidR="000C5FF4" w:rsidRPr="002B7EBF" w:rsidRDefault="006D4695" w:rsidP="004911AF">
      <w:pPr>
        <w:pStyle w:val="Heading2"/>
        <w:rPr>
          <w:rFonts w:asciiTheme="minorHAnsi" w:hAnsiTheme="minorHAnsi" w:cstheme="minorHAnsi"/>
        </w:rPr>
      </w:pPr>
      <w:bookmarkStart w:id="555" w:name="_Toc169536677"/>
      <w:r w:rsidRPr="002B7EBF">
        <w:rPr>
          <w:rFonts w:asciiTheme="minorHAnsi" w:hAnsiTheme="minorHAnsi" w:cstheme="minorHAnsi"/>
        </w:rPr>
        <w:t>End to End</w:t>
      </w:r>
      <w:bookmarkEnd w:id="555"/>
    </w:p>
    <w:p w14:paraId="5A1F12E3" w14:textId="452626B5" w:rsidR="0091178C" w:rsidRPr="002B7EBF" w:rsidRDefault="000F5D7F" w:rsidP="00D26C6E">
      <w:pPr>
        <w:jc w:val="both"/>
        <w:rPr>
          <w:rFonts w:cstheme="minorHAnsi"/>
        </w:rPr>
      </w:pPr>
      <w:r w:rsidRPr="002B7EBF">
        <w:rPr>
          <w:rFonts w:cstheme="minorHAnsi"/>
        </w:rPr>
        <w:t xml:space="preserve">To fully test the program, it was executed within the Eclipse </w:t>
      </w:r>
      <w:r w:rsidR="009B3FFC" w:rsidRPr="002B7EBF">
        <w:rPr>
          <w:rFonts w:cstheme="minorHAnsi"/>
        </w:rPr>
        <w:t>IDE:</w:t>
      </w:r>
    </w:p>
    <w:p w14:paraId="671D1516" w14:textId="77777777" w:rsidR="00EB6911" w:rsidRDefault="0091178C">
      <w:pPr>
        <w:keepNext/>
        <w:jc w:val="both"/>
        <w:rPr>
          <w:ins w:id="556" w:author="Benjamin Roberts" w:date="2024-06-10T22:27:00Z"/>
        </w:rPr>
        <w:pPrChange w:id="557" w:author="Benjamin Roberts" w:date="2024-06-10T22:27:00Z">
          <w:pPr>
            <w:jc w:val="both"/>
          </w:pPr>
        </w:pPrChange>
      </w:pPr>
      <w:r w:rsidRPr="002B7EBF">
        <w:rPr>
          <w:rFonts w:cstheme="minorHAnsi"/>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50"/>
                    <a:stretch>
                      <a:fillRect/>
                    </a:stretch>
                  </pic:blipFill>
                  <pic:spPr>
                    <a:xfrm>
                      <a:off x="0" y="0"/>
                      <a:ext cx="5455135" cy="4071805"/>
                    </a:xfrm>
                    <a:prstGeom prst="rect">
                      <a:avLst/>
                    </a:prstGeom>
                  </pic:spPr>
                </pic:pic>
              </a:graphicData>
            </a:graphic>
          </wp:inline>
        </w:drawing>
      </w:r>
    </w:p>
    <w:p w14:paraId="3974A04B" w14:textId="3903F596" w:rsidR="000F5D7F" w:rsidRPr="002B7EBF" w:rsidRDefault="00EB6911">
      <w:pPr>
        <w:pStyle w:val="Caption"/>
        <w:jc w:val="both"/>
        <w:rPr>
          <w:rFonts w:cstheme="minorHAnsi"/>
        </w:rPr>
        <w:pPrChange w:id="558" w:author="Benjamin Roberts" w:date="2024-06-10T22:27:00Z">
          <w:pPr>
            <w:jc w:val="both"/>
          </w:pPr>
        </w:pPrChange>
      </w:pPr>
      <w:bookmarkStart w:id="559" w:name="_Toc169506981"/>
      <w:bookmarkStart w:id="560" w:name="_Toc169536648"/>
      <w:ins w:id="561" w:author="Benjamin Roberts" w:date="2024-06-10T22:27:00Z">
        <w:r>
          <w:t xml:space="preserve">Figure </w:t>
        </w:r>
        <w:r>
          <w:fldChar w:fldCharType="begin"/>
        </w:r>
        <w:r>
          <w:instrText xml:space="preserve"> SEQ Figure \* ARABIC </w:instrText>
        </w:r>
      </w:ins>
      <w:r>
        <w:fldChar w:fldCharType="separate"/>
      </w:r>
      <w:ins w:id="562" w:author="Benjamin Roberts (Credit) [2]" w:date="2024-06-17T16:52:00Z">
        <w:r w:rsidR="00BE0CC7">
          <w:rPr>
            <w:noProof/>
          </w:rPr>
          <w:t>27</w:t>
        </w:r>
      </w:ins>
      <w:ins w:id="563" w:author="Benjamin Roberts" w:date="2024-06-10T22:27:00Z">
        <w:del w:id="564" w:author="Benjamin Roberts (Credit) [2]" w:date="2024-06-17T11:09:00Z">
          <w:r w:rsidDel="00597F5D">
            <w:rPr>
              <w:noProof/>
            </w:rPr>
            <w:delText>23</w:delText>
          </w:r>
        </w:del>
        <w:r>
          <w:fldChar w:fldCharType="end"/>
        </w:r>
        <w:r>
          <w:t xml:space="preserve"> - </w:t>
        </w:r>
        <w:r w:rsidRPr="00CA6F0A">
          <w:t xml:space="preserve">A demonstration of running the program within the Eclipse Software, with console </w:t>
        </w:r>
        <w:proofErr w:type="gramStart"/>
        <w:r w:rsidRPr="00CA6F0A">
          <w:t>output</w:t>
        </w:r>
      </w:ins>
      <w:bookmarkEnd w:id="559"/>
      <w:bookmarkEnd w:id="560"/>
      <w:proofErr w:type="gramEnd"/>
    </w:p>
    <w:p w14:paraId="607EEFC8" w14:textId="02447682" w:rsidR="00B6153D" w:rsidRPr="002B7EBF" w:rsidDel="00EB6911" w:rsidRDefault="00B6153D" w:rsidP="00D26C6E">
      <w:pPr>
        <w:jc w:val="both"/>
        <w:rPr>
          <w:del w:id="565" w:author="Benjamin Roberts" w:date="2024-06-10T22:27:00Z"/>
          <w:rFonts w:cstheme="minorHAnsi"/>
          <w:b/>
          <w:bCs/>
        </w:rPr>
      </w:pPr>
      <w:del w:id="566" w:author="Benjamin Roberts" w:date="2024-06-10T22:27:00Z">
        <w:r w:rsidRPr="002B7EBF" w:rsidDel="00EB6911">
          <w:rPr>
            <w:rFonts w:cstheme="minorHAnsi"/>
            <w:b/>
            <w:bCs/>
          </w:rPr>
          <w:delText>Figure: A demonstration of running the program within the Eclipse Software, with console output</w:delText>
        </w:r>
      </w:del>
    </w:p>
    <w:p w14:paraId="71D376A8" w14:textId="77777777" w:rsidR="00D26C6E" w:rsidRPr="002B7EBF" w:rsidRDefault="00D26C6E" w:rsidP="00D26C6E">
      <w:pPr>
        <w:jc w:val="both"/>
        <w:rPr>
          <w:rFonts w:cstheme="minorHAnsi"/>
        </w:rPr>
      </w:pPr>
    </w:p>
    <w:p w14:paraId="2871BDDC" w14:textId="105C3125" w:rsidR="00D26C6E" w:rsidRPr="002B7EBF" w:rsidRDefault="00D26C6E" w:rsidP="00D26C6E">
      <w:pPr>
        <w:jc w:val="both"/>
        <w:rPr>
          <w:rFonts w:cstheme="minorHAnsi"/>
        </w:rPr>
      </w:pPr>
      <w:r w:rsidRPr="002B7EBF">
        <w:rPr>
          <w:rFonts w:cstheme="minorHAnsi"/>
        </w:rPr>
        <w:t>Towards the end of the program, there are steps to output decisions made to the console. This includes the full Data Model used. This allowed manual review of the decisions made vs the specifications covered in this document.</w:t>
      </w:r>
    </w:p>
    <w:p w14:paraId="147D0B1C" w14:textId="77777777" w:rsidR="00EB6911" w:rsidRDefault="00D26C6E">
      <w:pPr>
        <w:keepNext/>
        <w:rPr>
          <w:ins w:id="567" w:author="Benjamin Roberts" w:date="2024-06-10T22:27:00Z"/>
        </w:rPr>
        <w:pPrChange w:id="568" w:author="Benjamin Roberts" w:date="2024-06-10T22:27:00Z">
          <w:pPr/>
        </w:pPrChange>
      </w:pPr>
      <w:r w:rsidRPr="002B7EBF">
        <w:rPr>
          <w:rFonts w:cstheme="minorHAnsi"/>
          <w:noProof/>
        </w:rPr>
        <w:lastRenderedPageBreak/>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51"/>
                    <a:stretch>
                      <a:fillRect/>
                    </a:stretch>
                  </pic:blipFill>
                  <pic:spPr>
                    <a:xfrm>
                      <a:off x="0" y="0"/>
                      <a:ext cx="6645910" cy="989965"/>
                    </a:xfrm>
                    <a:prstGeom prst="rect">
                      <a:avLst/>
                    </a:prstGeom>
                  </pic:spPr>
                </pic:pic>
              </a:graphicData>
            </a:graphic>
          </wp:inline>
        </w:drawing>
      </w:r>
    </w:p>
    <w:p w14:paraId="34A6066E" w14:textId="02576B63" w:rsidR="00D26C6E" w:rsidRPr="002B7EBF" w:rsidRDefault="00EB6911">
      <w:pPr>
        <w:pStyle w:val="Caption"/>
        <w:rPr>
          <w:rFonts w:cstheme="minorHAnsi"/>
        </w:rPr>
        <w:pPrChange w:id="569" w:author="Benjamin Roberts" w:date="2024-06-10T22:27:00Z">
          <w:pPr/>
        </w:pPrChange>
      </w:pPr>
      <w:bookmarkStart w:id="570" w:name="_Toc169506982"/>
      <w:bookmarkStart w:id="571" w:name="_Toc169536649"/>
      <w:ins w:id="572" w:author="Benjamin Roberts" w:date="2024-06-10T22:27:00Z">
        <w:r>
          <w:t xml:space="preserve">Figure </w:t>
        </w:r>
        <w:r>
          <w:fldChar w:fldCharType="begin"/>
        </w:r>
        <w:r>
          <w:instrText xml:space="preserve"> SEQ Figure \* ARABIC </w:instrText>
        </w:r>
      </w:ins>
      <w:r>
        <w:fldChar w:fldCharType="separate"/>
      </w:r>
      <w:ins w:id="573" w:author="Benjamin Roberts (Credit) [2]" w:date="2024-06-17T16:52:00Z">
        <w:r w:rsidR="00BE0CC7">
          <w:rPr>
            <w:noProof/>
          </w:rPr>
          <w:t>28</w:t>
        </w:r>
      </w:ins>
      <w:ins w:id="574" w:author="Benjamin Roberts" w:date="2024-06-10T22:27:00Z">
        <w:del w:id="575" w:author="Benjamin Roberts (Credit) [2]" w:date="2024-06-17T11:09:00Z">
          <w:r w:rsidDel="00597F5D">
            <w:rPr>
              <w:noProof/>
            </w:rPr>
            <w:delText>24</w:delText>
          </w:r>
        </w:del>
        <w:r>
          <w:fldChar w:fldCharType="end"/>
        </w:r>
        <w:r>
          <w:t xml:space="preserve"> - </w:t>
        </w:r>
        <w:r w:rsidRPr="005E0E9A">
          <w:t xml:space="preserve">Console output for supporting debugging the </w:t>
        </w:r>
        <w:proofErr w:type="gramStart"/>
        <w:r w:rsidRPr="005E0E9A">
          <w:t>program</w:t>
        </w:r>
      </w:ins>
      <w:bookmarkEnd w:id="570"/>
      <w:bookmarkEnd w:id="571"/>
      <w:proofErr w:type="gramEnd"/>
    </w:p>
    <w:p w14:paraId="4CFA3875" w14:textId="427AF2EE" w:rsidR="00B6153D" w:rsidRPr="002B7EBF" w:rsidDel="00EB6911" w:rsidRDefault="00B6153D" w:rsidP="00B6153D">
      <w:pPr>
        <w:jc w:val="both"/>
        <w:rPr>
          <w:del w:id="576" w:author="Benjamin Roberts" w:date="2024-06-10T22:27:00Z"/>
          <w:rFonts w:cstheme="minorHAnsi"/>
          <w:b/>
          <w:bCs/>
        </w:rPr>
      </w:pPr>
      <w:del w:id="577" w:author="Benjamin Roberts" w:date="2024-06-10T22:27:00Z">
        <w:r w:rsidRPr="002B7EBF" w:rsidDel="00EB6911">
          <w:rPr>
            <w:rFonts w:cstheme="minorHAnsi"/>
            <w:b/>
            <w:bCs/>
          </w:rPr>
          <w:delText>Figure: Console output for supporting debugging the program</w:delText>
        </w:r>
      </w:del>
    </w:p>
    <w:p w14:paraId="09554D6C" w14:textId="77777777" w:rsidR="007D4CEB" w:rsidRDefault="007D4CEB">
      <w:pPr>
        <w:rPr>
          <w:ins w:id="578" w:author="Benjamin Roberts (Credit) [2]" w:date="2024-06-17T11:20:00Z"/>
          <w:rFonts w:cstheme="minorHAnsi"/>
        </w:rPr>
      </w:pPr>
      <w:ins w:id="579" w:author="Benjamin Roberts (Credit) [2]" w:date="2024-06-17T11:20:00Z">
        <w:r>
          <w:rPr>
            <w:rFonts w:cstheme="minorHAnsi"/>
          </w:rPr>
          <w:br w:type="page"/>
        </w:r>
      </w:ins>
    </w:p>
    <w:p w14:paraId="5EDDE67F" w14:textId="77777777" w:rsidR="005D3366" w:rsidRDefault="007D4CEB" w:rsidP="007D4CEB">
      <w:pPr>
        <w:pStyle w:val="Heading2"/>
        <w:rPr>
          <w:ins w:id="580" w:author="Benjamin Roberts (Credit) [2]" w:date="2024-06-17T15:29:00Z"/>
        </w:rPr>
      </w:pPr>
      <w:bookmarkStart w:id="581" w:name="_Toc169536678"/>
      <w:r>
        <w:lastRenderedPageBreak/>
        <w:t>Debugging Errors</w:t>
      </w:r>
      <w:bookmarkEnd w:id="581"/>
    </w:p>
    <w:p w14:paraId="1D95C9BB" w14:textId="36A5445A" w:rsidR="003B5066" w:rsidRPr="003B5066" w:rsidRDefault="003B5066">
      <w:pPr>
        <w:pPrChange w:id="582" w:author="Benjamin Roberts (Credit) [2]" w:date="2024-06-17T15:29:00Z">
          <w:pPr>
            <w:pStyle w:val="Heading2"/>
          </w:pPr>
        </w:pPrChange>
      </w:pPr>
      <w:ins w:id="583" w:author="Benjamin Roberts (Credit) [2]" w:date="2024-06-17T15:29:00Z">
        <w:r>
          <w:t>These forms of testing allowed me to identify</w:t>
        </w:r>
      </w:ins>
      <w:ins w:id="584" w:author="Benjamin Roberts (Credit) [2]" w:date="2024-06-17T15:30:00Z">
        <w:r>
          <w:t xml:space="preserve"> unexpected </w:t>
        </w:r>
      </w:ins>
      <w:r w:rsidR="008150EB">
        <w:t>behaviour</w:t>
      </w:r>
      <w:ins w:id="585" w:author="Benjamin Roberts (Credit) [2]" w:date="2024-06-17T15:30:00Z">
        <w:r>
          <w:t xml:space="preserve"> (i.e. bugs) in my program. Below are 2 examples I’ve pulled out for demonstration.</w:t>
        </w:r>
      </w:ins>
    </w:p>
    <w:p w14:paraId="74F71FDC" w14:textId="77777777" w:rsidR="00C22271" w:rsidRDefault="00C22271" w:rsidP="00C22271">
      <w:pPr>
        <w:pStyle w:val="Heading3"/>
      </w:pPr>
      <w:bookmarkStart w:id="586" w:name="_Toc169536679"/>
      <w:r>
        <w:t xml:space="preserve">Probability of </w:t>
      </w:r>
      <w:proofErr w:type="gramStart"/>
      <w:r>
        <w:t>Default  -</w:t>
      </w:r>
      <w:proofErr w:type="gramEnd"/>
      <w:r>
        <w:t xml:space="preserve"> Result always Infinity</w:t>
      </w:r>
      <w:bookmarkEnd w:id="586"/>
    </w:p>
    <w:p w14:paraId="56759D38" w14:textId="77777777" w:rsidR="00B2144E" w:rsidRDefault="00C22271" w:rsidP="00C22271">
      <w:pPr>
        <w:rPr>
          <w:ins w:id="587" w:author="Benjamin Roberts (Credit) [2]" w:date="2024-06-17T12:57:00Z"/>
        </w:rPr>
      </w:pPr>
      <w:ins w:id="588" w:author="Benjamin Roberts (Credit) [2]" w:date="2024-06-17T11:51:00Z">
        <w:r>
          <w:t>One iss</w:t>
        </w:r>
      </w:ins>
      <w:ins w:id="589" w:author="Benjamin Roberts (Credit) [2]" w:date="2024-06-17T11:52:00Z">
        <w:r>
          <w:t xml:space="preserve">ue the Unit Tests on the Scorecards uncovered was that </w:t>
        </w:r>
      </w:ins>
      <w:ins w:id="590" w:author="Benjamin Roberts (Credit) [2]" w:date="2024-06-17T11:53:00Z">
        <w:r>
          <w:t>the Probability of Default function would always return an “Infinity” value</w:t>
        </w:r>
      </w:ins>
      <w:ins w:id="591" w:author="Benjamin Roberts (Credit) [2]" w:date="2024-06-17T12:56:00Z">
        <w:r w:rsidR="00B2144E">
          <w:t>, regardless of the formula input</w:t>
        </w:r>
      </w:ins>
      <w:ins w:id="592" w:author="Benjamin Roberts (Credit) [2]" w:date="2024-06-17T11:53:00Z">
        <w:r>
          <w:t>.</w:t>
        </w:r>
      </w:ins>
      <w:ins w:id="593" w:author="Benjamin Roberts (Credit) [2]" w:date="2024-06-17T12:56:00Z">
        <w:r w:rsidR="00B2144E">
          <w:t xml:space="preserve"> This made the calculation effectively useless for </w:t>
        </w:r>
        <w:proofErr w:type="spellStart"/>
        <w:r w:rsidR="00B2144E">
          <w:t>it’s</w:t>
        </w:r>
        <w:proofErr w:type="spellEnd"/>
        <w:r w:rsidR="00B2144E">
          <w:t xml:space="preserve"> intended p</w:t>
        </w:r>
      </w:ins>
      <w:ins w:id="594" w:author="Benjamin Roberts (Credit) [2]" w:date="2024-06-17T12:57:00Z">
        <w:r w:rsidR="00B2144E">
          <w:t>urpose.</w:t>
        </w:r>
      </w:ins>
    </w:p>
    <w:p w14:paraId="75FDB6D1" w14:textId="688ED354" w:rsidR="00B2144E" w:rsidRDefault="00B2144E" w:rsidP="00C22271">
      <w:pPr>
        <w:rPr>
          <w:ins w:id="595" w:author="Benjamin Roberts (Credit) [2]" w:date="2024-06-17T12:57:00Z"/>
        </w:rPr>
      </w:pPr>
      <w:ins w:id="596" w:author="Benjamin Roberts (Credit) [2]" w:date="2024-06-17T12:57:00Z">
        <w:r>
          <w:t>To start debugging this, I added a specific check to my Unit Test to check for infinity values:</w:t>
        </w:r>
      </w:ins>
    </w:p>
    <w:p w14:paraId="5B0D01D1" w14:textId="63012F3C" w:rsidR="00B2144E" w:rsidRDefault="00E251D7" w:rsidP="00C22271">
      <w:pPr>
        <w:rPr>
          <w:ins w:id="597" w:author="Benjamin Roberts (Credit) [2]" w:date="2024-06-17T12:57:00Z"/>
        </w:rPr>
      </w:pPr>
      <w:ins w:id="598" w:author="Benjamin Roberts (Credit) [2]" w:date="2024-06-17T13:31:00Z">
        <w:r w:rsidRPr="00E251D7">
          <w:rPr>
            <w:noProof/>
          </w:rPr>
          <w:drawing>
            <wp:inline distT="0" distB="0" distL="0" distR="0" wp14:anchorId="3F7DFF2B" wp14:editId="258EF607">
              <wp:extent cx="6645910" cy="6843395"/>
              <wp:effectExtent l="0" t="0" r="2540" b="0"/>
              <wp:docPr id="679722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2247" name="Picture 1" descr="A screenshot of a computer program&#10;&#10;Description automatically generated"/>
                      <pic:cNvPicPr/>
                    </pic:nvPicPr>
                    <pic:blipFill>
                      <a:blip r:embed="rId52"/>
                      <a:stretch>
                        <a:fillRect/>
                      </a:stretch>
                    </pic:blipFill>
                    <pic:spPr>
                      <a:xfrm>
                        <a:off x="0" y="0"/>
                        <a:ext cx="6645910" cy="6843395"/>
                      </a:xfrm>
                      <a:prstGeom prst="rect">
                        <a:avLst/>
                      </a:prstGeom>
                    </pic:spPr>
                  </pic:pic>
                </a:graphicData>
              </a:graphic>
            </wp:inline>
          </w:drawing>
        </w:r>
      </w:ins>
    </w:p>
    <w:p w14:paraId="0D72DB52" w14:textId="367E91C6" w:rsidR="00B2144E" w:rsidRDefault="00B2144E" w:rsidP="00B2144E">
      <w:pPr>
        <w:pStyle w:val="Caption"/>
        <w:rPr>
          <w:ins w:id="599" w:author="Benjamin Roberts (Credit) [2]" w:date="2024-06-17T12:58:00Z"/>
        </w:rPr>
      </w:pPr>
      <w:bookmarkStart w:id="600" w:name="_Toc169536650"/>
      <w:ins w:id="601" w:author="Benjamin Roberts (Credit) [2]" w:date="2024-06-17T12:58:00Z">
        <w:r>
          <w:t xml:space="preserve">Figure </w:t>
        </w:r>
        <w:r>
          <w:fldChar w:fldCharType="begin"/>
        </w:r>
        <w:r>
          <w:instrText xml:space="preserve"> SEQ Figure \* ARABIC </w:instrText>
        </w:r>
      </w:ins>
      <w:r>
        <w:fldChar w:fldCharType="separate"/>
      </w:r>
      <w:ins w:id="602" w:author="Benjamin Roberts (Credit) [2]" w:date="2024-06-17T16:52:00Z">
        <w:r w:rsidR="00BE0CC7">
          <w:rPr>
            <w:noProof/>
          </w:rPr>
          <w:t>29</w:t>
        </w:r>
      </w:ins>
      <w:ins w:id="603" w:author="Benjamin Roberts (Credit) [2]" w:date="2024-06-17T12:58:00Z">
        <w:r>
          <w:fldChar w:fldCharType="end"/>
        </w:r>
        <w:r>
          <w:t xml:space="preserve">- Unit Test for testing probability of </w:t>
        </w:r>
        <w:proofErr w:type="gramStart"/>
        <w:r>
          <w:t>default</w:t>
        </w:r>
        <w:bookmarkEnd w:id="600"/>
        <w:proofErr w:type="gramEnd"/>
      </w:ins>
    </w:p>
    <w:p w14:paraId="5E35AD90" w14:textId="7F4BF653" w:rsidR="00E251D7" w:rsidRDefault="00E251D7">
      <w:pPr>
        <w:rPr>
          <w:ins w:id="604" w:author="Benjamin Roberts (Credit) [2]" w:date="2024-06-17T13:30:00Z"/>
        </w:rPr>
      </w:pPr>
      <w:ins w:id="605" w:author="Benjamin Roberts (Credit) [2]" w:date="2024-06-17T13:29:00Z">
        <w:r>
          <w:lastRenderedPageBreak/>
          <w:t>With some trial and error when running this test, I was able to correct the error (unfortunately I d</w:t>
        </w:r>
      </w:ins>
      <w:ins w:id="606" w:author="Benjamin Roberts (Credit) [2]" w:date="2024-06-17T13:30:00Z">
        <w:r>
          <w:t>id not have a specific commit in my GitHub repository capturing this).</w:t>
        </w:r>
        <w:r>
          <w:br w:type="page"/>
        </w:r>
      </w:ins>
    </w:p>
    <w:p w14:paraId="771FB54E" w14:textId="040B8A6E" w:rsidR="00E251D7" w:rsidRDefault="00434363" w:rsidP="00E251D7">
      <w:pPr>
        <w:pStyle w:val="Heading3"/>
        <w:rPr>
          <w:ins w:id="607" w:author="Benjamin Roberts (Credit) [2]" w:date="2024-06-17T13:32:00Z"/>
        </w:rPr>
      </w:pPr>
      <w:bookmarkStart w:id="608" w:name="_Toc169536680"/>
      <w:ins w:id="609" w:author="Benjamin Roberts (Credit) [2]" w:date="2024-06-17T13:35:00Z">
        <w:r>
          <w:lastRenderedPageBreak/>
          <w:t xml:space="preserve">Offers class returning </w:t>
        </w:r>
      </w:ins>
      <w:proofErr w:type="gramStart"/>
      <w:ins w:id="610" w:author="Benjamin Roberts (Credit) [2]" w:date="2024-06-17T13:38:00Z">
        <w:r>
          <w:t>exceptions</w:t>
        </w:r>
      </w:ins>
      <w:bookmarkEnd w:id="608"/>
      <w:proofErr w:type="gramEnd"/>
    </w:p>
    <w:p w14:paraId="244A668B" w14:textId="77777777" w:rsidR="00434363" w:rsidRDefault="00434363" w:rsidP="00E251D7">
      <w:pPr>
        <w:rPr>
          <w:ins w:id="611" w:author="Benjamin Roberts (Credit) [2]" w:date="2024-06-17T13:42:00Z"/>
        </w:rPr>
      </w:pPr>
      <w:ins w:id="612" w:author="Benjamin Roberts (Credit) [2]" w:date="2024-06-17T13:41:00Z">
        <w:r>
          <w:t xml:space="preserve">One Issue I faced with my program was that the Credit </w:t>
        </w:r>
      </w:ins>
      <w:ins w:id="613" w:author="Benjamin Roberts (Credit) [2]" w:date="2024-06-17T13:42:00Z">
        <w:r>
          <w:t xml:space="preserve">Offers the “Offers.java” class I wrote was not returning any of the expected results. </w:t>
        </w:r>
      </w:ins>
    </w:p>
    <w:p w14:paraId="09C1186E" w14:textId="77777777" w:rsidR="00434363" w:rsidRDefault="00434363" w:rsidP="00E251D7">
      <w:pPr>
        <w:rPr>
          <w:ins w:id="614" w:author="Benjamin Roberts (Credit) [2]" w:date="2024-06-17T13:42:00Z"/>
        </w:rPr>
      </w:pPr>
      <w:ins w:id="615" w:author="Benjamin Roberts (Credit) [2]" w:date="2024-06-17T13:42:00Z">
        <w:r>
          <w:t>Examples of these tests are below:</w:t>
        </w:r>
      </w:ins>
    </w:p>
    <w:p w14:paraId="1A747C0A" w14:textId="327AB21C" w:rsidR="00434363" w:rsidRDefault="00434363" w:rsidP="00E251D7">
      <w:pPr>
        <w:rPr>
          <w:ins w:id="616" w:author="Benjamin Roberts (Credit) [2]" w:date="2024-06-17T13:53:00Z"/>
        </w:rPr>
      </w:pPr>
      <w:r w:rsidRPr="00434363">
        <w:rPr>
          <w:noProof/>
        </w:rPr>
        <w:drawing>
          <wp:inline distT="0" distB="0" distL="0" distR="0" wp14:anchorId="1A5843CF" wp14:editId="2650AF3E">
            <wp:extent cx="4613787" cy="1895475"/>
            <wp:effectExtent l="0" t="0" r="0" b="0"/>
            <wp:docPr id="44505708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7086" name="Picture 1" descr="A computer screen shot of code&#10;&#10;Description automatically generated"/>
                    <pic:cNvPicPr/>
                  </pic:nvPicPr>
                  <pic:blipFill>
                    <a:blip r:embed="rId53"/>
                    <a:stretch>
                      <a:fillRect/>
                    </a:stretch>
                  </pic:blipFill>
                  <pic:spPr>
                    <a:xfrm>
                      <a:off x="0" y="0"/>
                      <a:ext cx="4640958" cy="1906638"/>
                    </a:xfrm>
                    <a:prstGeom prst="rect">
                      <a:avLst/>
                    </a:prstGeom>
                  </pic:spPr>
                </pic:pic>
              </a:graphicData>
            </a:graphic>
          </wp:inline>
        </w:drawing>
      </w:r>
    </w:p>
    <w:p w14:paraId="265CE8B2" w14:textId="42A10440" w:rsidR="006D67F1" w:rsidRDefault="006D67F1">
      <w:pPr>
        <w:pStyle w:val="Caption"/>
        <w:rPr>
          <w:ins w:id="617" w:author="Benjamin Roberts (Credit) [2]" w:date="2024-06-17T13:42:00Z"/>
        </w:rPr>
        <w:pPrChange w:id="618" w:author="Benjamin Roberts (Credit) [2]" w:date="2024-06-17T13:53:00Z">
          <w:pPr/>
        </w:pPrChange>
      </w:pPr>
      <w:bookmarkStart w:id="619" w:name="_Toc169536651"/>
      <w:ins w:id="620" w:author="Benjamin Roberts (Credit) [2]" w:date="2024-06-17T13:53:00Z">
        <w:r>
          <w:t xml:space="preserve">Figure </w:t>
        </w:r>
        <w:r>
          <w:fldChar w:fldCharType="begin"/>
        </w:r>
        <w:r>
          <w:instrText xml:space="preserve"> SEQ Figure \* ARABIC </w:instrText>
        </w:r>
      </w:ins>
      <w:r>
        <w:fldChar w:fldCharType="separate"/>
      </w:r>
      <w:ins w:id="621" w:author="Benjamin Roberts (Credit) [2]" w:date="2024-06-17T16:52:00Z">
        <w:r w:rsidR="00BE0CC7">
          <w:rPr>
            <w:noProof/>
          </w:rPr>
          <w:t>30</w:t>
        </w:r>
      </w:ins>
      <w:ins w:id="622" w:author="Benjamin Roberts (Credit) [2]" w:date="2024-06-17T13:53:00Z">
        <w:r>
          <w:fldChar w:fldCharType="end"/>
        </w:r>
        <w:r>
          <w:t xml:space="preserve"> - Unit Test on the Offers </w:t>
        </w:r>
        <w:proofErr w:type="gramStart"/>
        <w:r>
          <w:t>class</w:t>
        </w:r>
      </w:ins>
      <w:bookmarkEnd w:id="619"/>
      <w:proofErr w:type="gramEnd"/>
    </w:p>
    <w:p w14:paraId="2B078554" w14:textId="77777777" w:rsidR="006D67F1" w:rsidRDefault="00434363" w:rsidP="00E251D7">
      <w:pPr>
        <w:rPr>
          <w:ins w:id="623" w:author="Benjamin Roberts (Credit) [2]" w:date="2024-06-17T13:52:00Z"/>
        </w:rPr>
      </w:pPr>
      <w:ins w:id="624" w:author="Benjamin Roberts (Credit) [2]" w:date="2024-06-17T13:42:00Z">
        <w:r>
          <w:t xml:space="preserve">This </w:t>
        </w:r>
      </w:ins>
      <w:ins w:id="625" w:author="Benjamin Roberts (Credit) [2]" w:date="2024-06-17T13:43:00Z">
        <w:r>
          <w:t>test works by creating a new Scorecards &amp; assigning a Score (via the constructor)</w:t>
        </w:r>
      </w:ins>
      <w:ins w:id="626" w:author="Benjamin Roberts (Credit) [2]" w:date="2024-06-17T13:44:00Z">
        <w:r w:rsidR="006D67F1">
          <w:t xml:space="preserve"> and setting </w:t>
        </w:r>
      </w:ins>
      <w:ins w:id="627" w:author="Benjamin Roberts (Credit) [2]" w:date="2024-06-17T13:47:00Z">
        <w:r w:rsidR="006D67F1">
          <w:t xml:space="preserve">a Score Index of 1. The Score Index is what </w:t>
        </w:r>
        <w:proofErr w:type="gramStart"/>
        <w:r w:rsidR="006D67F1">
          <w:t xml:space="preserve">actually </w:t>
        </w:r>
      </w:ins>
      <w:ins w:id="628" w:author="Benjamin Roberts (Credit) [2]" w:date="2024-06-17T13:48:00Z">
        <w:r w:rsidR="006D67F1">
          <w:t>determines</w:t>
        </w:r>
        <w:proofErr w:type="gramEnd"/>
        <w:r w:rsidR="006D67F1">
          <w:t xml:space="preserve"> </w:t>
        </w:r>
      </w:ins>
      <w:ins w:id="629" w:author="Benjamin Roberts (Credit) [2]" w:date="2024-06-17T13:51:00Z">
        <w:r w:rsidR="006D67F1">
          <w:t>the maximum offer an applicant can receive e.g. in this test, we’re expecting the Ind</w:t>
        </w:r>
      </w:ins>
      <w:ins w:id="630" w:author="Benjamin Roberts (Credit) [2]" w:date="2024-06-17T13:52:00Z">
        <w:r w:rsidR="006D67F1">
          <w:t>ex of 1 to mean that person could ask for up to £3000.</w:t>
        </w:r>
      </w:ins>
    </w:p>
    <w:p w14:paraId="4AB870B8" w14:textId="5BC3AF97" w:rsidR="006D67F1" w:rsidRDefault="006D67F1" w:rsidP="00E251D7">
      <w:pPr>
        <w:rPr>
          <w:ins w:id="631" w:author="Benjamin Roberts (Credit) [2]" w:date="2024-06-17T13:53:00Z"/>
        </w:rPr>
      </w:pPr>
      <w:ins w:id="632" w:author="Benjamin Roberts (Credit) [2]" w:date="2024-06-17T13:52:00Z">
        <w:r>
          <w:t>When I ran this test however, this was not what I was getting. Inste</w:t>
        </w:r>
      </w:ins>
      <w:ins w:id="633" w:author="Benjamin Roberts (Credit) [2]" w:date="2024-06-17T13:53:00Z">
        <w:r>
          <w:t>ad. The Fail trace should Illegal</w:t>
        </w:r>
      </w:ins>
      <w:ins w:id="634" w:author="Benjamin Roberts (Credit) [2]" w:date="2024-06-17T13:55:00Z">
        <w:r>
          <w:t xml:space="preserve"> Argument </w:t>
        </w:r>
      </w:ins>
      <w:ins w:id="635" w:author="Benjamin Roberts (Credit) [2]" w:date="2024-06-17T13:53:00Z">
        <w:r>
          <w:t>Exceptions being raised:</w:t>
        </w:r>
      </w:ins>
    </w:p>
    <w:p w14:paraId="7A5A2D46" w14:textId="77777777" w:rsidR="006763CF" w:rsidRDefault="006D67F1" w:rsidP="006763CF">
      <w:pPr>
        <w:pStyle w:val="Caption"/>
        <w:rPr>
          <w:ins w:id="636" w:author="Benjamin Roberts (Credit) [2]" w:date="2024-06-17T13:55:00Z"/>
        </w:rPr>
      </w:pPr>
      <w:r w:rsidRPr="006D67F1">
        <w:rPr>
          <w:noProof/>
        </w:rPr>
        <w:drawing>
          <wp:inline distT="0" distB="0" distL="0" distR="0" wp14:anchorId="7B1ECCE1" wp14:editId="1F8C88AB">
            <wp:extent cx="2865744" cy="4152900"/>
            <wp:effectExtent l="0" t="0" r="0" b="0"/>
            <wp:docPr id="1145575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75654" name="Picture 1" descr="A screenshot of a computer program&#10;&#10;Description automatically generated"/>
                    <pic:cNvPicPr/>
                  </pic:nvPicPr>
                  <pic:blipFill rotWithShape="1">
                    <a:blip r:embed="rId54"/>
                    <a:srcRect l="6101"/>
                    <a:stretch/>
                  </pic:blipFill>
                  <pic:spPr bwMode="auto">
                    <a:xfrm>
                      <a:off x="0" y="0"/>
                      <a:ext cx="2885352" cy="4181315"/>
                    </a:xfrm>
                    <a:prstGeom prst="rect">
                      <a:avLst/>
                    </a:prstGeom>
                    <a:ln>
                      <a:noFill/>
                    </a:ln>
                    <a:extLst>
                      <a:ext uri="{53640926-AAD7-44D8-BBD7-CCE9431645EC}">
                        <a14:shadowObscured xmlns:a14="http://schemas.microsoft.com/office/drawing/2010/main"/>
                      </a:ext>
                    </a:extLst>
                  </pic:spPr>
                </pic:pic>
              </a:graphicData>
            </a:graphic>
          </wp:inline>
        </w:drawing>
      </w:r>
      <w:ins w:id="637" w:author="Benjamin Roberts (Credit) [2]" w:date="2024-06-17T13:55:00Z">
        <w:r w:rsidR="006763CF" w:rsidRPr="006763CF">
          <w:t xml:space="preserve"> </w:t>
        </w:r>
      </w:ins>
    </w:p>
    <w:p w14:paraId="3D61657D" w14:textId="6B571ABA" w:rsidR="006763CF" w:rsidRDefault="006763CF" w:rsidP="006763CF">
      <w:pPr>
        <w:pStyle w:val="Caption"/>
        <w:rPr>
          <w:ins w:id="638" w:author="Benjamin Roberts (Credit) [2]" w:date="2024-06-17T13:57:00Z"/>
        </w:rPr>
      </w:pPr>
      <w:bookmarkStart w:id="639" w:name="_Toc169536652"/>
      <w:moveToRangeStart w:id="640" w:author="Benjamin Roberts (Credit) [2]" w:date="2024-06-17T13:55:00Z" w:name="move169524941"/>
      <w:moveTo w:id="641" w:author="Benjamin Roberts (Credit) [2]" w:date="2024-06-17T13:55:00Z">
        <w:r>
          <w:t xml:space="preserve">Figure </w:t>
        </w:r>
        <w:r>
          <w:fldChar w:fldCharType="begin"/>
        </w:r>
        <w:r>
          <w:instrText xml:space="preserve"> SEQ Figure \* ARABIC </w:instrText>
        </w:r>
        <w:r>
          <w:fldChar w:fldCharType="separate"/>
        </w:r>
      </w:moveTo>
      <w:ins w:id="642" w:author="Benjamin Roberts (Credit) [2]" w:date="2024-06-17T16:52:00Z">
        <w:r w:rsidR="00BE0CC7">
          <w:rPr>
            <w:noProof/>
          </w:rPr>
          <w:t>31</w:t>
        </w:r>
      </w:ins>
      <w:moveTo w:id="643" w:author="Benjamin Roberts (Credit) [2]" w:date="2024-06-17T13:55:00Z">
        <w:r>
          <w:fldChar w:fldCharType="end"/>
        </w:r>
        <w:r>
          <w:t xml:space="preserve">- Unit Test results showing Illegal </w:t>
        </w:r>
        <w:r w:rsidR="008150EB">
          <w:t>Argument</w:t>
        </w:r>
        <w:r>
          <w:t xml:space="preserve"> Exceptions</w:t>
        </w:r>
      </w:moveTo>
      <w:bookmarkEnd w:id="639"/>
    </w:p>
    <w:p w14:paraId="439E9E19" w14:textId="77777777" w:rsidR="006763CF" w:rsidRDefault="006763CF" w:rsidP="006763CF">
      <w:pPr>
        <w:rPr>
          <w:ins w:id="644" w:author="Benjamin Roberts (Credit) [2]" w:date="2024-06-17T13:58:00Z"/>
        </w:rPr>
      </w:pPr>
    </w:p>
    <w:p w14:paraId="0F861474" w14:textId="5ED632EA" w:rsidR="006763CF" w:rsidRDefault="006763CF" w:rsidP="006763CF">
      <w:pPr>
        <w:rPr>
          <w:ins w:id="645" w:author="Benjamin Roberts (Credit) [2]" w:date="2024-06-17T13:57:00Z"/>
        </w:rPr>
      </w:pPr>
      <w:ins w:id="646" w:author="Benjamin Roberts (Credit) [2]" w:date="2024-06-17T13:58:00Z">
        <w:r>
          <w:lastRenderedPageBreak/>
          <w:t xml:space="preserve">After reviewing the code, I spotted I had neglected to add in the “break” statements for </w:t>
        </w:r>
      </w:ins>
      <w:ins w:id="647" w:author="Benjamin Roberts (Credit) [2]" w:date="2024-06-17T13:59:00Z">
        <w:r>
          <w:t>the Switch-Cases used within the “setMaxOffer” method this Unit Test was testing:</w:t>
        </w:r>
      </w:ins>
    </w:p>
    <w:p w14:paraId="54A8D4D6" w14:textId="1CE6F572" w:rsidR="006763CF" w:rsidRDefault="006763CF" w:rsidP="006763CF">
      <w:pPr>
        <w:rPr>
          <w:ins w:id="648" w:author="Benjamin Roberts (Credit) [2]" w:date="2024-06-17T13:59:00Z"/>
        </w:rPr>
      </w:pPr>
      <w:ins w:id="649" w:author="Benjamin Roberts (Credit) [2]" w:date="2024-06-17T13:57:00Z">
        <w:r w:rsidRPr="006763CF">
          <w:rPr>
            <w:noProof/>
          </w:rPr>
          <w:drawing>
            <wp:inline distT="0" distB="0" distL="0" distR="0" wp14:anchorId="6362E04B" wp14:editId="7D20D0D6">
              <wp:extent cx="5476875" cy="3487805"/>
              <wp:effectExtent l="0" t="0" r="0" b="0"/>
              <wp:docPr id="1487705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5002" name="Picture 1" descr="A screen shot of a computer program&#10;&#10;Description automatically generated"/>
                      <pic:cNvPicPr/>
                    </pic:nvPicPr>
                    <pic:blipFill>
                      <a:blip r:embed="rId55"/>
                      <a:stretch>
                        <a:fillRect/>
                      </a:stretch>
                    </pic:blipFill>
                    <pic:spPr>
                      <a:xfrm>
                        <a:off x="0" y="0"/>
                        <a:ext cx="5479963" cy="3489771"/>
                      </a:xfrm>
                      <a:prstGeom prst="rect">
                        <a:avLst/>
                      </a:prstGeom>
                    </pic:spPr>
                  </pic:pic>
                </a:graphicData>
              </a:graphic>
            </wp:inline>
          </w:drawing>
        </w:r>
      </w:ins>
    </w:p>
    <w:p w14:paraId="0417CA39" w14:textId="1ECA92A8" w:rsidR="006763CF" w:rsidRDefault="006763CF">
      <w:pPr>
        <w:pStyle w:val="Caption"/>
        <w:rPr>
          <w:ins w:id="650" w:author="Benjamin Roberts (Credit) [2]" w:date="2024-06-17T14:53:00Z"/>
        </w:rPr>
        <w:pPrChange w:id="651" w:author="Benjamin Roberts (Credit) [2]" w:date="2024-06-17T14:58:00Z">
          <w:pPr/>
        </w:pPrChange>
      </w:pPr>
      <w:bookmarkStart w:id="652" w:name="_Toc169536653"/>
      <w:ins w:id="653" w:author="Benjamin Roberts (Credit) [2]" w:date="2024-06-17T14:53:00Z">
        <w:r>
          <w:t xml:space="preserve">Figure </w:t>
        </w:r>
        <w:r>
          <w:fldChar w:fldCharType="begin"/>
        </w:r>
        <w:r>
          <w:instrText xml:space="preserve"> SEQ Figure \* ARABIC </w:instrText>
        </w:r>
      </w:ins>
      <w:r>
        <w:fldChar w:fldCharType="separate"/>
      </w:r>
      <w:ins w:id="654" w:author="Benjamin Roberts (Credit) [2]" w:date="2024-06-17T16:52:00Z">
        <w:r w:rsidR="00BE0CC7">
          <w:rPr>
            <w:noProof/>
          </w:rPr>
          <w:t>32</w:t>
        </w:r>
      </w:ins>
      <w:ins w:id="655" w:author="Benjamin Roberts (Credit) [2]" w:date="2024-06-17T14:53:00Z">
        <w:r>
          <w:fldChar w:fldCharType="end"/>
        </w:r>
        <w:r>
          <w:t xml:space="preserve"> - Java Switch case missing Break </w:t>
        </w:r>
        <w:proofErr w:type="gramStart"/>
        <w:r>
          <w:t>statements</w:t>
        </w:r>
        <w:bookmarkEnd w:id="652"/>
        <w:proofErr w:type="gramEnd"/>
      </w:ins>
    </w:p>
    <w:p w14:paraId="2EEA29DA" w14:textId="5E0186D8" w:rsidR="006763CF" w:rsidRDefault="006763CF" w:rsidP="006763CF">
      <w:pPr>
        <w:rPr>
          <w:ins w:id="656" w:author="Benjamin Roberts (Credit) [2]" w:date="2024-06-17T14:57:00Z"/>
          <w:rFonts w:cstheme="minorHAnsi"/>
        </w:rPr>
      </w:pPr>
      <w:ins w:id="657" w:author="Benjamin Roberts (Credit) [2]" w:date="2024-06-17T14:53:00Z">
        <w:r>
          <w:t xml:space="preserve">The “break” statements are essential in Java’s implementation of the switch case, as they prevent </w:t>
        </w:r>
      </w:ins>
      <w:ins w:id="658" w:author="Benjamin Roberts (Credit) [2]" w:date="2024-06-17T14:55:00Z">
        <w:r w:rsidR="0039151E">
          <w:t>Java from exec</w:t>
        </w:r>
      </w:ins>
      <w:ins w:id="659" w:author="Benjamin Roberts (Credit) [2]" w:date="2024-06-17T14:56:00Z">
        <w:r w:rsidR="0039151E">
          <w:t>uting the next case (</w:t>
        </w:r>
        <w:r w:rsidR="0039151E" w:rsidRPr="0039151E">
          <w:rPr>
            <w:rFonts w:cstheme="minorHAnsi"/>
          </w:rPr>
          <w:t xml:space="preserve">Geeks for Geeks </w:t>
        </w:r>
        <w:r w:rsidR="0039151E">
          <w:rPr>
            <w:rFonts w:cstheme="minorHAnsi"/>
          </w:rPr>
          <w:t>–</w:t>
        </w:r>
        <w:r w:rsidR="0039151E" w:rsidRPr="0039151E">
          <w:rPr>
            <w:rFonts w:cstheme="minorHAnsi"/>
          </w:rPr>
          <w:t xml:space="preserve"> Switch</w:t>
        </w:r>
        <w:r w:rsidR="0039151E">
          <w:rPr>
            <w:rFonts w:cstheme="minorHAnsi"/>
          </w:rPr>
          <w:t xml:space="preserve">, </w:t>
        </w:r>
        <w:r w:rsidR="0039151E" w:rsidRPr="0039151E">
          <w:rPr>
            <w:rFonts w:cstheme="minorHAnsi"/>
          </w:rPr>
          <w:t>2024</w:t>
        </w:r>
        <w:r w:rsidR="0039151E">
          <w:rPr>
            <w:rFonts w:cstheme="minorHAnsi"/>
          </w:rPr>
          <w:t xml:space="preserve">). Without it, what happens here is that every switch case gets evaluated, even if a matching case is found. </w:t>
        </w:r>
      </w:ins>
      <w:ins w:id="660" w:author="Benjamin Roberts (Credit) [2]" w:date="2024-06-17T14:57:00Z">
        <w:r w:rsidR="0039151E">
          <w:rPr>
            <w:rFonts w:cstheme="minorHAnsi"/>
          </w:rPr>
          <w:t>Ultimately</w:t>
        </w:r>
      </w:ins>
      <w:ins w:id="661" w:author="Benjamin Roberts (Credit) [2]" w:date="2024-06-17T14:56:00Z">
        <w:r w:rsidR="0039151E">
          <w:rPr>
            <w:rFonts w:cstheme="minorHAnsi"/>
          </w:rPr>
          <w:t>, this ends up with the “default” case runni</w:t>
        </w:r>
      </w:ins>
      <w:ins w:id="662" w:author="Benjamin Roberts (Credit) [2]" w:date="2024-06-17T14:57:00Z">
        <w:r w:rsidR="0039151E">
          <w:rPr>
            <w:rFonts w:cstheme="minorHAnsi"/>
          </w:rPr>
          <w:t xml:space="preserve">ng, which generated the Illegal Argument Exception causing my unit test to </w:t>
        </w:r>
        <w:proofErr w:type="gramStart"/>
        <w:r w:rsidR="0039151E">
          <w:rPr>
            <w:rFonts w:cstheme="minorHAnsi"/>
          </w:rPr>
          <w:t>fails</w:t>
        </w:r>
        <w:proofErr w:type="gramEnd"/>
        <w:r w:rsidR="0039151E">
          <w:rPr>
            <w:rFonts w:cstheme="minorHAnsi"/>
          </w:rPr>
          <w:t>.</w:t>
        </w:r>
      </w:ins>
      <w:ins w:id="663" w:author="Benjamin Roberts (Credit) [2]" w:date="2024-06-17T14:58:00Z">
        <w:r w:rsidR="0039151E">
          <w:rPr>
            <w:rFonts w:cstheme="minorHAnsi"/>
          </w:rPr>
          <w:t xml:space="preserve"> Once corrected, the test pass as expected:</w:t>
        </w:r>
      </w:ins>
    </w:p>
    <w:p w14:paraId="074BBE62" w14:textId="1BCEFA31" w:rsidR="0039151E" w:rsidRDefault="0039151E" w:rsidP="006763CF">
      <w:pPr>
        <w:rPr>
          <w:ins w:id="664" w:author="Benjamin Roberts (Credit) [2]" w:date="2024-06-17T14:58:00Z"/>
          <w:noProof/>
        </w:rPr>
      </w:pPr>
      <w:ins w:id="665" w:author="Benjamin Roberts (Credit) [2]" w:date="2024-06-17T14:57:00Z">
        <w:r w:rsidRPr="0039151E">
          <w:rPr>
            <w:rFonts w:cstheme="minorHAnsi"/>
            <w:noProof/>
          </w:rPr>
          <w:drawing>
            <wp:inline distT="0" distB="0" distL="0" distR="0" wp14:anchorId="050024F2" wp14:editId="7538DAC5">
              <wp:extent cx="3476625" cy="2365480"/>
              <wp:effectExtent l="0" t="0" r="0" b="0"/>
              <wp:docPr id="4338264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6475" name="Picture 1" descr="A computer screen shot of a program&#10;&#10;Description automatically generated"/>
                      <pic:cNvPicPr/>
                    </pic:nvPicPr>
                    <pic:blipFill>
                      <a:blip r:embed="rId56"/>
                      <a:stretch>
                        <a:fillRect/>
                      </a:stretch>
                    </pic:blipFill>
                    <pic:spPr>
                      <a:xfrm>
                        <a:off x="0" y="0"/>
                        <a:ext cx="3483407" cy="2370094"/>
                      </a:xfrm>
                      <a:prstGeom prst="rect">
                        <a:avLst/>
                      </a:prstGeom>
                    </pic:spPr>
                  </pic:pic>
                </a:graphicData>
              </a:graphic>
            </wp:inline>
          </w:drawing>
        </w:r>
      </w:ins>
      <w:ins w:id="666" w:author="Benjamin Roberts (Credit) [2]" w:date="2024-06-17T14:58:00Z">
        <w:r w:rsidRPr="0039151E">
          <w:rPr>
            <w:noProof/>
          </w:rPr>
          <w:t xml:space="preserve"> </w:t>
        </w:r>
        <w:r w:rsidRPr="0039151E">
          <w:rPr>
            <w:rFonts w:cstheme="minorHAnsi"/>
            <w:noProof/>
          </w:rPr>
          <w:drawing>
            <wp:inline distT="0" distB="0" distL="0" distR="0" wp14:anchorId="6825C453" wp14:editId="214A172F">
              <wp:extent cx="2705100" cy="2424739"/>
              <wp:effectExtent l="0" t="0" r="0" b="0"/>
              <wp:docPr id="390817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7676" name="Picture 1" descr="A screenshot of a computer program&#10;&#10;Description automatically generated"/>
                      <pic:cNvPicPr/>
                    </pic:nvPicPr>
                    <pic:blipFill>
                      <a:blip r:embed="rId57"/>
                      <a:stretch>
                        <a:fillRect/>
                      </a:stretch>
                    </pic:blipFill>
                    <pic:spPr>
                      <a:xfrm>
                        <a:off x="0" y="0"/>
                        <a:ext cx="2708689" cy="2427956"/>
                      </a:xfrm>
                      <a:prstGeom prst="rect">
                        <a:avLst/>
                      </a:prstGeom>
                    </pic:spPr>
                  </pic:pic>
                </a:graphicData>
              </a:graphic>
            </wp:inline>
          </w:drawing>
        </w:r>
      </w:ins>
    </w:p>
    <w:p w14:paraId="3FB3BA7E" w14:textId="627CA519" w:rsidR="0039151E" w:rsidRDefault="0039151E">
      <w:pPr>
        <w:pStyle w:val="Caption"/>
        <w:rPr>
          <w:ins w:id="667" w:author="Benjamin Roberts (Credit) [2]" w:date="2024-06-17T14:57:00Z"/>
          <w:rFonts w:cstheme="minorHAnsi"/>
        </w:rPr>
        <w:pPrChange w:id="668" w:author="Benjamin Roberts (Credit) [2]" w:date="2024-06-17T14:59:00Z">
          <w:pPr/>
        </w:pPrChange>
      </w:pPr>
      <w:bookmarkStart w:id="669" w:name="_Toc169536654"/>
      <w:ins w:id="670" w:author="Benjamin Roberts (Credit) [2]" w:date="2024-06-17T14:59:00Z">
        <w:r>
          <w:t xml:space="preserve">Figure </w:t>
        </w:r>
        <w:r>
          <w:fldChar w:fldCharType="begin"/>
        </w:r>
        <w:r>
          <w:instrText xml:space="preserve"> SEQ Figure \* ARABIC </w:instrText>
        </w:r>
      </w:ins>
      <w:r>
        <w:fldChar w:fldCharType="separate"/>
      </w:r>
      <w:ins w:id="671" w:author="Benjamin Roberts (Credit) [2]" w:date="2024-06-17T16:52:00Z">
        <w:r w:rsidR="00BE0CC7">
          <w:rPr>
            <w:noProof/>
          </w:rPr>
          <w:t>33</w:t>
        </w:r>
      </w:ins>
      <w:ins w:id="672" w:author="Benjamin Roberts (Credit) [2]" w:date="2024-06-17T14:59:00Z">
        <w:r>
          <w:fldChar w:fldCharType="end"/>
        </w:r>
        <w:r>
          <w:t xml:space="preserve">- Correcting the Switch Case, allowing the tests to </w:t>
        </w:r>
        <w:proofErr w:type="gramStart"/>
        <w:r>
          <w:t>pass</w:t>
        </w:r>
      </w:ins>
      <w:bookmarkEnd w:id="669"/>
      <w:proofErr w:type="gramEnd"/>
    </w:p>
    <w:p w14:paraId="111C5FEF" w14:textId="4CFCA5AF" w:rsidR="009B445F" w:rsidRDefault="006D67F1" w:rsidP="0039151E">
      <w:pPr>
        <w:rPr>
          <w:ins w:id="673" w:author="Benjamin Roberts (Credit) [2]" w:date="2024-06-17T16:40:00Z"/>
        </w:rPr>
      </w:pPr>
      <w:moveFromRangeStart w:id="674" w:author="Benjamin Roberts (Credit) [2]" w:date="2024-06-17T13:55:00Z" w:name="move169524941"/>
      <w:moveToRangeEnd w:id="640"/>
      <w:moveFrom w:id="675" w:author="Benjamin Roberts (Credit) [2]" w:date="2024-06-17T13:55:00Z">
        <w:r w:rsidDel="006763CF">
          <w:t xml:space="preserve">Figure </w:t>
        </w:r>
        <w:r w:rsidDel="006763CF">
          <w:fldChar w:fldCharType="begin"/>
        </w:r>
        <w:r w:rsidDel="006763CF">
          <w:instrText xml:space="preserve"> SEQ Figure \* ARABIC </w:instrText>
        </w:r>
        <w:r w:rsidDel="006763CF">
          <w:fldChar w:fldCharType="separate"/>
        </w:r>
        <w:r w:rsidDel="006763CF">
          <w:rPr>
            <w:noProof/>
          </w:rPr>
          <w:t>29</w:t>
        </w:r>
        <w:r w:rsidDel="006763CF">
          <w:fldChar w:fldCharType="end"/>
        </w:r>
        <w:r w:rsidDel="006763CF">
          <w:t>- Unit Test results showing Illegal Arguement Exceptions</w:t>
        </w:r>
      </w:moveFrom>
    </w:p>
    <w:p w14:paraId="136D1247" w14:textId="77777777" w:rsidR="009B445F" w:rsidRDefault="009B445F">
      <w:pPr>
        <w:rPr>
          <w:ins w:id="676" w:author="Benjamin Roberts (Credit) [2]" w:date="2024-06-17T16:40:00Z"/>
        </w:rPr>
      </w:pPr>
      <w:ins w:id="677" w:author="Benjamin Roberts (Credit) [2]" w:date="2024-06-17T16:40:00Z">
        <w:r>
          <w:br w:type="page"/>
        </w:r>
      </w:ins>
    </w:p>
    <w:p w14:paraId="3193F236" w14:textId="77777777" w:rsidR="009B445F" w:rsidRDefault="009B445F">
      <w:pPr>
        <w:pStyle w:val="Heading1"/>
        <w:rPr>
          <w:ins w:id="678" w:author="Benjamin Roberts (Credit) [2]" w:date="2024-06-17T16:40:00Z"/>
        </w:rPr>
        <w:pPrChange w:id="679" w:author="Benjamin Roberts (Credit) [2]" w:date="2024-06-17T16:40:00Z">
          <w:pPr>
            <w:pStyle w:val="Heading2"/>
          </w:pPr>
        </w:pPrChange>
      </w:pPr>
      <w:bookmarkStart w:id="680" w:name="_Toc169536681"/>
      <w:ins w:id="681" w:author="Benjamin Roberts (Credit) [2]" w:date="2024-06-17T16:40:00Z">
        <w:r>
          <w:lastRenderedPageBreak/>
          <w:t>Review with Employer</w:t>
        </w:r>
        <w:bookmarkEnd w:id="680"/>
      </w:ins>
    </w:p>
    <w:p w14:paraId="38C3C2C5" w14:textId="1D017FA4" w:rsidR="00BE0CC7" w:rsidRDefault="009B445F" w:rsidP="0039151E">
      <w:pPr>
        <w:rPr>
          <w:ins w:id="682" w:author="Benjamin Roberts (Credit) [2]" w:date="2024-06-17T16:46:00Z"/>
        </w:rPr>
      </w:pPr>
      <w:ins w:id="683" w:author="Benjamin Roberts (Credit) [2]" w:date="2024-06-17T16:40:00Z">
        <w:r>
          <w:t>I arranged a presentation</w:t>
        </w:r>
      </w:ins>
      <w:ins w:id="684" w:author="Benjamin Roberts (Credit) [2]" w:date="2024-06-17T16:41:00Z">
        <w:r>
          <w:t xml:space="preserve"> (via Teams call)</w:t>
        </w:r>
      </w:ins>
      <w:ins w:id="685" w:author="Benjamin Roberts (Credit) [2]" w:date="2024-06-17T16:40:00Z">
        <w:r>
          <w:t xml:space="preserve"> with my employer to demonstrate the final version of the project. </w:t>
        </w:r>
      </w:ins>
      <w:ins w:id="686" w:author="Benjamin Roberts (Credit) [2]" w:date="2024-06-17T16:42:00Z">
        <w:r>
          <w:t xml:space="preserve">The goal of this was to gather feedback on if the final version met the project </w:t>
        </w:r>
      </w:ins>
      <w:ins w:id="687" w:author="Benjamin Roberts (Credit) [2]" w:date="2024-06-17T16:44:00Z">
        <w:r w:rsidR="00BE0CC7">
          <w:t>acceptance criteria</w:t>
        </w:r>
      </w:ins>
      <w:ins w:id="688" w:author="Benjamin Roberts (Credit) [2]" w:date="2024-06-17T16:45:00Z">
        <w:r w:rsidR="00BE0CC7">
          <w:t>.</w:t>
        </w:r>
      </w:ins>
      <w:ins w:id="689" w:author="Benjamin Roberts (Credit) [2]" w:date="2024-06-17T16:42:00Z">
        <w:r>
          <w:t xml:space="preserve"> </w:t>
        </w:r>
      </w:ins>
      <w:ins w:id="690" w:author="Benjamin Roberts (Credit) [2]" w:date="2024-06-17T16:45:00Z">
        <w:r w:rsidR="00BE0CC7">
          <w:t>G</w:t>
        </w:r>
      </w:ins>
      <w:ins w:id="691" w:author="Benjamin Roberts (Credit) [2]" w:date="2024-06-17T16:42:00Z">
        <w:r>
          <w:t>ather</w:t>
        </w:r>
      </w:ins>
      <w:ins w:id="692" w:author="Benjamin Roberts (Credit) [2]" w:date="2024-06-17T16:45:00Z">
        <w:r w:rsidR="00BE0CC7">
          <w:t>ing</w:t>
        </w:r>
      </w:ins>
      <w:ins w:id="693" w:author="Benjamin Roberts (Credit) [2]" w:date="2024-06-17T16:42:00Z">
        <w:r>
          <w:t xml:space="preserve"> </w:t>
        </w:r>
      </w:ins>
      <w:ins w:id="694" w:author="Benjamin Roberts (Credit) [2]" w:date="2024-06-17T16:45:00Z">
        <w:r w:rsidR="00BE0CC7">
          <w:t>feedback for possible improvements was also on the agenda.</w:t>
        </w:r>
      </w:ins>
      <w:ins w:id="695" w:author="Benjamin Roberts (Credit) [2]" w:date="2024-06-17T16:42:00Z">
        <w:r>
          <w:t xml:space="preserve"> </w:t>
        </w:r>
      </w:ins>
      <w:ins w:id="696" w:author="Benjamin Roberts (Credit) [2]" w:date="2024-06-17T16:46:00Z">
        <w:r w:rsidR="00BE0CC7">
          <w:t>The feedback element allowed me to get a non-technical business view on the usefulness of the program</w:t>
        </w:r>
      </w:ins>
      <w:ins w:id="697" w:author="Benjamin Roberts (Credit) [2]" w:date="2024-06-17T16:47:00Z">
        <w:r w:rsidR="00BE0CC7">
          <w:t>.</w:t>
        </w:r>
      </w:ins>
      <w:ins w:id="698" w:author="Benjamin Roberts (Credit) [2]" w:date="2024-06-17T16:46:00Z">
        <w:r w:rsidR="00BE0CC7">
          <w:t xml:space="preserve">  </w:t>
        </w:r>
      </w:ins>
    </w:p>
    <w:p w14:paraId="607A402B" w14:textId="5FD58071" w:rsidR="006D67F1" w:rsidRDefault="009B445F" w:rsidP="0039151E">
      <w:pPr>
        <w:rPr>
          <w:moveFrom w:id="699" w:author="Benjamin Roberts (Credit) [2]" w:date="2024-06-17T13:55:00Z"/>
        </w:rPr>
      </w:pPr>
      <w:ins w:id="700" w:author="Benjamin Roberts (Credit) [2]" w:date="2024-06-17T16:40:00Z">
        <w:r>
          <w:t xml:space="preserve">Below </w:t>
        </w:r>
      </w:ins>
      <w:proofErr w:type="gramStart"/>
      <w:ins w:id="701" w:author="Benjamin Roberts (Credit) [2]" w:date="2024-06-17T16:41:00Z">
        <w:r>
          <w:t xml:space="preserve">is </w:t>
        </w:r>
      </w:ins>
      <w:ins w:id="702" w:author="Benjamin Roberts (Credit) [2]" w:date="2024-06-17T16:51:00Z">
        <w:r w:rsidR="00BE0CC7">
          <w:t>are</w:t>
        </w:r>
        <w:proofErr w:type="gramEnd"/>
        <w:r w:rsidR="00BE0CC7">
          <w:t xml:space="preserve"> meeting minutes taken from this</w:t>
        </w:r>
      </w:ins>
      <w:ins w:id="703" w:author="Benjamin Roberts (Credit) [2]" w:date="2024-06-17T16:45:00Z">
        <w:r w:rsidR="00BE0CC7">
          <w:t>:</w:t>
        </w:r>
      </w:ins>
    </w:p>
    <w:moveFromRangeEnd w:id="674"/>
    <w:p w14:paraId="145A86E4" w14:textId="345E97C8" w:rsidR="00BE0CC7" w:rsidDel="006763CF" w:rsidRDefault="00BE0CC7">
      <w:pPr>
        <w:rPr>
          <w:ins w:id="704" w:author="Benjamin Roberts (Credit) [2]" w:date="2024-06-17T16:47:00Z"/>
        </w:rPr>
        <w:pPrChange w:id="705" w:author="Benjamin Roberts (Credit) [2]" w:date="2024-06-17T14:59:00Z">
          <w:pPr>
            <w:pStyle w:val="Caption"/>
          </w:pPr>
        </w:pPrChange>
      </w:pPr>
      <w:ins w:id="706" w:author="Benjamin Roberts (Credit) [2]" w:date="2024-06-17T16:47:00Z">
        <w:r>
          <w:rPr>
            <w:noProof/>
          </w:rPr>
          <mc:AlternateContent>
            <mc:Choice Requires="wps">
              <w:drawing>
                <wp:inline distT="0" distB="0" distL="0" distR="0" wp14:anchorId="2BF19DD6" wp14:editId="0F08A5FA">
                  <wp:extent cx="6581775" cy="3600450"/>
                  <wp:effectExtent l="0" t="0" r="28575" b="20320"/>
                  <wp:docPr id="1831352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3600450"/>
                          </a:xfrm>
                          <a:prstGeom prst="rect">
                            <a:avLst/>
                          </a:prstGeom>
                          <a:solidFill>
                            <a:srgbClr val="FFFFFF"/>
                          </a:solidFill>
                          <a:ln w="9525">
                            <a:solidFill>
                              <a:srgbClr val="000000"/>
                            </a:solidFill>
                            <a:miter lim="800000"/>
                            <a:headEnd/>
                            <a:tailEnd/>
                          </a:ln>
                        </wps:spPr>
                        <wps:txbx>
                          <w:txbxContent>
                            <w:p w14:paraId="675BB082" w14:textId="0BFFC8A0" w:rsidR="00BE0CC7" w:rsidRDefault="00BE0CC7" w:rsidP="00BE0CC7">
                              <w:pPr>
                                <w:pStyle w:val="NormalWeb"/>
                                <w:shd w:val="clear" w:color="auto" w:fill="FFFFFF"/>
                                <w:spacing w:before="0" w:beforeAutospacing="0" w:after="0" w:afterAutospacing="0"/>
                                <w:rPr>
                                  <w:ins w:id="707" w:author="Benjamin Roberts (Credit) [2]" w:date="2024-06-17T16:53:00Z"/>
                                  <w:rFonts w:ascii="Segoe UI" w:hAnsi="Segoe UI" w:cs="Segoe UI"/>
                                  <w:color w:val="000000"/>
                                  <w:sz w:val="23"/>
                                  <w:szCs w:val="23"/>
                                </w:rPr>
                              </w:pPr>
                              <w:ins w:id="708" w:author="Benjamin Roberts (Credit) [2]" w:date="2024-06-17T16:53:00Z">
                                <w:r>
                                  <w:rPr>
                                    <w:rFonts w:ascii="Calibri" w:hAnsi="Calibri" w:cs="Calibri"/>
                                    <w:color w:val="000000"/>
                                    <w:sz w:val="22"/>
                                    <w:szCs w:val="22"/>
                                    <w:bdr w:val="none" w:sz="0" w:space="0" w:color="auto" w:frame="1"/>
                                  </w:rPr>
                                  <w:t>Attendees</w:t>
                                </w:r>
                              </w:ins>
                              <w:ins w:id="709" w:author="Benjamin Roberts (Credit) [2]" w:date="2024-06-17T16:54:00Z">
                                <w:r w:rsidR="00E87D7A">
                                  <w:rPr>
                                    <w:rFonts w:ascii="Calibri" w:hAnsi="Calibri" w:cs="Calibri"/>
                                    <w:color w:val="000000"/>
                                    <w:sz w:val="22"/>
                                    <w:szCs w:val="22"/>
                                    <w:bdr w:val="none" w:sz="0" w:space="0" w:color="auto" w:frame="1"/>
                                  </w:rPr>
                                  <w:t xml:space="preserve"> (by initials)</w:t>
                                </w:r>
                              </w:ins>
                              <w:ins w:id="710" w:author="Benjamin Roberts (Credit) [2]" w:date="2024-06-17T16:53:00Z">
                                <w:r>
                                  <w:rPr>
                                    <w:rFonts w:ascii="Calibri" w:hAnsi="Calibri" w:cs="Calibri"/>
                                    <w:color w:val="000000"/>
                                    <w:sz w:val="22"/>
                                    <w:szCs w:val="22"/>
                                    <w:bdr w:val="none" w:sz="0" w:space="0" w:color="auto" w:frame="1"/>
                                  </w:rPr>
                                  <w:t>:</w:t>
                                </w:r>
                              </w:ins>
                            </w:p>
                            <w:p w14:paraId="438F5015" w14:textId="427F30E6" w:rsidR="00BE0CC7" w:rsidRDefault="00BE0CC7" w:rsidP="00BE0CC7">
                              <w:pPr>
                                <w:pStyle w:val="xxmsonormal0"/>
                                <w:numPr>
                                  <w:ilvl w:val="0"/>
                                  <w:numId w:val="18"/>
                                </w:numPr>
                                <w:shd w:val="clear" w:color="auto" w:fill="FFFFFF"/>
                                <w:spacing w:before="0" w:beforeAutospacing="0" w:after="0" w:afterAutospacing="0"/>
                                <w:textAlignment w:val="center"/>
                                <w:rPr>
                                  <w:ins w:id="711" w:author="Benjamin Roberts (Credit) [2]" w:date="2024-06-17T16:53:00Z"/>
                                  <w:rFonts w:ascii="Aptos" w:hAnsi="Aptos" w:cs="Segoe UI"/>
                                  <w:color w:val="000000"/>
                                </w:rPr>
                              </w:pPr>
                              <w:ins w:id="712" w:author="Benjamin Roberts (Credit) [2]" w:date="2024-06-17T16:53:00Z">
                                <w:r>
                                  <w:rPr>
                                    <w:rFonts w:ascii="Calibri" w:hAnsi="Calibri" w:cs="Calibri"/>
                                    <w:color w:val="000000"/>
                                    <w:sz w:val="22"/>
                                    <w:szCs w:val="22"/>
                                    <w:bdr w:val="none" w:sz="0" w:space="0" w:color="auto" w:frame="1"/>
                                  </w:rPr>
                                  <w:t>BR, TD [Head of Function, cover for RK]</w:t>
                                </w:r>
                              </w:ins>
                            </w:p>
                            <w:p w14:paraId="6BFFFBD6" w14:textId="77777777" w:rsidR="00BE0CC7" w:rsidRDefault="00BE0CC7" w:rsidP="00BE0CC7">
                              <w:pPr>
                                <w:pStyle w:val="NormalWeb"/>
                                <w:shd w:val="clear" w:color="auto" w:fill="FFFFFF"/>
                                <w:spacing w:before="0" w:beforeAutospacing="0" w:after="0" w:afterAutospacing="0"/>
                                <w:rPr>
                                  <w:ins w:id="713" w:author="Benjamin Roberts (Credit) [2]" w:date="2024-06-17T16:53:00Z"/>
                                  <w:rFonts w:ascii="Segoe UI" w:hAnsi="Segoe UI" w:cs="Segoe UI"/>
                                  <w:color w:val="000000"/>
                                  <w:sz w:val="23"/>
                                  <w:szCs w:val="23"/>
                                </w:rPr>
                              </w:pPr>
                              <w:ins w:id="714" w:author="Benjamin Roberts (Credit) [2]" w:date="2024-06-17T16:53:00Z">
                                <w:r>
                                  <w:rPr>
                                    <w:rFonts w:ascii="Calibri" w:hAnsi="Calibri" w:cs="Calibri"/>
                                    <w:color w:val="000000"/>
                                    <w:sz w:val="22"/>
                                    <w:szCs w:val="22"/>
                                    <w:bdr w:val="none" w:sz="0" w:space="0" w:color="auto" w:frame="1"/>
                                  </w:rPr>
                                  <w:t> </w:t>
                                </w:r>
                              </w:ins>
                            </w:p>
                            <w:p w14:paraId="566D2226" w14:textId="708D9B56" w:rsidR="00BE0CC7" w:rsidRDefault="00BE0CC7" w:rsidP="00BE0CC7">
                              <w:pPr>
                                <w:pStyle w:val="NormalWeb"/>
                                <w:shd w:val="clear" w:color="auto" w:fill="FFFFFF"/>
                                <w:spacing w:before="0" w:beforeAutospacing="0" w:after="0" w:afterAutospacing="0"/>
                                <w:rPr>
                                  <w:ins w:id="715" w:author="Benjamin Roberts (Credit) [2]" w:date="2024-06-17T16:53:00Z"/>
                                  <w:rFonts w:ascii="Segoe UI" w:hAnsi="Segoe UI" w:cs="Segoe UI"/>
                                  <w:color w:val="000000"/>
                                  <w:sz w:val="23"/>
                                  <w:szCs w:val="23"/>
                                </w:rPr>
                              </w:pPr>
                              <w:ins w:id="716" w:author="Benjamin Roberts (Credit) [2]" w:date="2024-06-17T16:53:00Z">
                                <w:r>
                                  <w:rPr>
                                    <w:rFonts w:ascii="Calibri" w:hAnsi="Calibri" w:cs="Calibri"/>
                                    <w:color w:val="000000"/>
                                    <w:sz w:val="22"/>
                                    <w:szCs w:val="22"/>
                                    <w:bdr w:val="none" w:sz="0" w:space="0" w:color="auto" w:frame="1"/>
                                  </w:rPr>
                                  <w:t>Apologies</w:t>
                                </w:r>
                              </w:ins>
                              <w:ins w:id="717" w:author="Benjamin Roberts (Credit) [2]" w:date="2024-06-17T16:54:00Z">
                                <w:r w:rsidR="00E87D7A">
                                  <w:rPr>
                                    <w:rFonts w:ascii="Calibri" w:hAnsi="Calibri" w:cs="Calibri"/>
                                    <w:color w:val="000000"/>
                                    <w:sz w:val="22"/>
                                    <w:szCs w:val="22"/>
                                    <w:bdr w:val="none" w:sz="0" w:space="0" w:color="auto" w:frame="1"/>
                                  </w:rPr>
                                  <w:t xml:space="preserve"> (by initials)</w:t>
                                </w:r>
                              </w:ins>
                              <w:ins w:id="718" w:author="Benjamin Roberts (Credit) [2]" w:date="2024-06-17T16:53:00Z">
                                <w:r>
                                  <w:rPr>
                                    <w:rFonts w:ascii="Calibri" w:hAnsi="Calibri" w:cs="Calibri"/>
                                    <w:color w:val="000000"/>
                                    <w:sz w:val="22"/>
                                    <w:szCs w:val="22"/>
                                    <w:bdr w:val="none" w:sz="0" w:space="0" w:color="auto" w:frame="1"/>
                                  </w:rPr>
                                  <w:t>:</w:t>
                                </w:r>
                              </w:ins>
                            </w:p>
                            <w:p w14:paraId="33C3EABD" w14:textId="02916A10" w:rsidR="00BE0CC7" w:rsidRDefault="00BE0CC7" w:rsidP="00BE0CC7">
                              <w:pPr>
                                <w:pStyle w:val="xxmsonormal0"/>
                                <w:numPr>
                                  <w:ilvl w:val="0"/>
                                  <w:numId w:val="19"/>
                                </w:numPr>
                                <w:shd w:val="clear" w:color="auto" w:fill="FFFFFF"/>
                                <w:spacing w:before="0" w:beforeAutospacing="0" w:after="0" w:afterAutospacing="0"/>
                                <w:textAlignment w:val="center"/>
                                <w:rPr>
                                  <w:ins w:id="719" w:author="Benjamin Roberts (Credit) [2]" w:date="2024-06-17T16:53:00Z"/>
                                  <w:rFonts w:ascii="Aptos" w:hAnsi="Aptos" w:cs="Segoe UI"/>
                                  <w:color w:val="000000"/>
                                </w:rPr>
                              </w:pPr>
                              <w:ins w:id="720" w:author="Benjamin Roberts (Credit) [2]" w:date="2024-06-17T16:53:00Z">
                                <w:r>
                                  <w:rPr>
                                    <w:rFonts w:ascii="Calibri" w:hAnsi="Calibri" w:cs="Calibri"/>
                                    <w:color w:val="000000"/>
                                    <w:sz w:val="22"/>
                                    <w:szCs w:val="22"/>
                                    <w:bdr w:val="none" w:sz="0" w:space="0" w:color="auto" w:frame="1"/>
                                  </w:rPr>
                                  <w:t>RK (on leave)</w:t>
                                </w:r>
                              </w:ins>
                            </w:p>
                            <w:p w14:paraId="511F9CA2" w14:textId="77777777" w:rsidR="00BE0CC7" w:rsidRDefault="00BE0CC7">
                              <w:pPr>
                                <w:rPr>
                                  <w:ins w:id="721" w:author="Benjamin Roberts (Credit) [2]" w:date="2024-06-17T16:47:00Z"/>
                                </w:rPr>
                              </w:pPr>
                            </w:p>
                            <w:p w14:paraId="23A2B74C" w14:textId="2070333C" w:rsidR="00BE0CC7" w:rsidRDefault="00BE0CC7">
                              <w:pPr>
                                <w:rPr>
                                  <w:ins w:id="722" w:author="Benjamin Roberts (Credit) [2]" w:date="2024-06-17T16:47:00Z"/>
                                </w:rPr>
                              </w:pPr>
                              <w:ins w:id="723" w:author="Benjamin Roberts (Credit) [2]" w:date="2024-06-17T16:49:00Z">
                                <w:r>
                                  <w:t>Positives</w:t>
                                </w:r>
                              </w:ins>
                            </w:p>
                            <w:p w14:paraId="6A13C8CF" w14:textId="38579768" w:rsidR="00BE0CC7" w:rsidRDefault="00BE0CC7" w:rsidP="00BE0CC7">
                              <w:pPr>
                                <w:pStyle w:val="ListParagraph"/>
                                <w:numPr>
                                  <w:ilvl w:val="0"/>
                                  <w:numId w:val="17"/>
                                </w:numPr>
                                <w:rPr>
                                  <w:ins w:id="724" w:author="Benjamin Roberts (Credit) [2]" w:date="2024-06-17T16:51:00Z"/>
                                </w:rPr>
                              </w:pPr>
                              <w:ins w:id="725" w:author="Benjamin Roberts (Credit) [2]" w:date="2024-06-17T16:51:00Z">
                                <w:r>
                                  <w:t xml:space="preserve">Reusable code is </w:t>
                                </w:r>
                              </w:ins>
                              <w:ins w:id="726" w:author="Benjamin Roberts (Credit) [2]" w:date="2024-06-17T16:53:00Z">
                                <w:r>
                                  <w:t>shown</w:t>
                                </w:r>
                              </w:ins>
                              <w:ins w:id="727" w:author="Benjamin Roberts (Credit) [2]" w:date="2024-06-17T16:51:00Z">
                                <w:r>
                                  <w:t xml:space="preserve"> via the Scorecard and Policy rule </w:t>
                                </w:r>
                              </w:ins>
                              <w:ins w:id="728" w:author="Benjamin Roberts (Credit) [2]" w:date="2024-06-17T16:56:00Z">
                                <w:r w:rsidR="00E87D7A">
                                  <w:t>templates.</w:t>
                                </w:r>
                              </w:ins>
                            </w:p>
                            <w:p w14:paraId="7A001C94" w14:textId="370ED378" w:rsidR="00BE0CC7" w:rsidRDefault="00BE0CC7" w:rsidP="00BE0CC7">
                              <w:pPr>
                                <w:pStyle w:val="ListParagraph"/>
                                <w:numPr>
                                  <w:ilvl w:val="0"/>
                                  <w:numId w:val="17"/>
                                </w:numPr>
                                <w:rPr>
                                  <w:ins w:id="729" w:author="Benjamin Roberts (Credit) [2]" w:date="2024-06-17T16:54:00Z"/>
                                </w:rPr>
                              </w:pPr>
                              <w:ins w:id="730" w:author="Benjamin Roberts (Credit) [2]" w:date="2024-06-17T16:49:00Z">
                                <w:r>
                                  <w:t xml:space="preserve">JSON output of the decisions made </w:t>
                                </w:r>
                              </w:ins>
                              <w:ins w:id="731" w:author="Benjamin Roberts (Credit) [2]" w:date="2024-06-17T16:50:00Z">
                                <w:r>
                                  <w:t xml:space="preserve">provides a full view of the data used for </w:t>
                                </w:r>
                              </w:ins>
                              <w:ins w:id="732" w:author="Benjamin Roberts (Credit) [2]" w:date="2024-06-17T16:56:00Z">
                                <w:r w:rsidR="00E87D7A">
                                  <w:t>auditing.</w:t>
                                </w:r>
                              </w:ins>
                            </w:p>
                            <w:p w14:paraId="5029D95B" w14:textId="6D4209A1" w:rsidR="00E87D7A" w:rsidRDefault="00E87D7A" w:rsidP="00BE0CC7">
                              <w:pPr>
                                <w:pStyle w:val="ListParagraph"/>
                                <w:numPr>
                                  <w:ilvl w:val="0"/>
                                  <w:numId w:val="17"/>
                                </w:numPr>
                                <w:rPr>
                                  <w:ins w:id="733" w:author="Benjamin Roberts (Credit) [2]" w:date="2024-06-17T17:08:00Z"/>
                                </w:rPr>
                              </w:pPr>
                              <w:ins w:id="734" w:author="Benjamin Roberts (Credit) [2]" w:date="2024-06-17T16:54:00Z">
                                <w:r>
                                  <w:t>Champion/</w:t>
                                </w:r>
                              </w:ins>
                              <w:ins w:id="735" w:author="Benjamin Roberts (Credit) [2]" w:date="2024-06-17T16:57:00Z">
                                <w:r>
                                  <w:t>Challenger</w:t>
                                </w:r>
                              </w:ins>
                              <w:ins w:id="736" w:author="Benjamin Roberts (Credit) [2]" w:date="2024-06-17T16:54:00Z">
                                <w:r>
                                  <w:t xml:space="preserve"> scorecards </w:t>
                                </w:r>
                              </w:ins>
                              <w:ins w:id="737" w:author="Benjamin Roberts (Credit) [2]" w:date="2024-06-17T16:56:00Z">
                                <w:r>
                                  <w:t>considered</w:t>
                                </w:r>
                              </w:ins>
                              <w:ins w:id="738" w:author="Benjamin Roberts (Credit) [2]" w:date="2024-06-17T17:02:00Z">
                                <w:r>
                                  <w:t xml:space="preserve"> and implemented logically</w:t>
                                </w:r>
                              </w:ins>
                              <w:ins w:id="739" w:author="Benjamin Roberts (Credit) [2]" w:date="2024-06-17T17:08:00Z">
                                <w:r w:rsidR="00E860BF">
                                  <w:t>.</w:t>
                                </w:r>
                              </w:ins>
                            </w:p>
                            <w:p w14:paraId="72BF6384" w14:textId="33B37A54" w:rsidR="00E860BF" w:rsidRDefault="00E860BF">
                              <w:pPr>
                                <w:pStyle w:val="ListParagraph"/>
                                <w:numPr>
                                  <w:ilvl w:val="0"/>
                                  <w:numId w:val="17"/>
                                </w:numPr>
                                <w:rPr>
                                  <w:ins w:id="740" w:author="Benjamin Roberts (Credit) [2]" w:date="2024-06-17T16:47:00Z"/>
                                </w:rPr>
                                <w:pPrChange w:id="741" w:author="Benjamin Roberts (Credit) [2]" w:date="2024-06-17T16:49:00Z">
                                  <w:pPr/>
                                </w:pPrChange>
                              </w:pPr>
                              <w:ins w:id="742" w:author="Benjamin Roberts (Credit) [2]" w:date="2024-06-17T17:08:00Z">
                                <w:r>
                                  <w:t xml:space="preserve">Some Error Handing steps in place to prevent redundant program execution if the program could not complete e.g. </w:t>
                                </w:r>
                              </w:ins>
                              <w:ins w:id="743" w:author="Benjamin Roberts (Credit) [2]" w:date="2024-06-17T17:09:00Z">
                                <w:r>
                                  <w:t xml:space="preserve">database credentials </w:t>
                                </w:r>
                              </w:ins>
                              <w:r w:rsidR="008150EB">
                                <w:t>missing.</w:t>
                              </w:r>
                            </w:p>
                            <w:p w14:paraId="10B283AB" w14:textId="0277706D" w:rsidR="00BE0CC7" w:rsidRDefault="00BE0CC7">
                              <w:pPr>
                                <w:rPr>
                                  <w:ins w:id="744" w:author="Benjamin Roberts (Credit) [2]" w:date="2024-06-17T16:48:00Z"/>
                                </w:rPr>
                              </w:pPr>
                              <w:ins w:id="745" w:author="Benjamin Roberts (Credit) [2]" w:date="2024-06-17T16:48:00Z">
                                <w:r>
                                  <w:t>Possible Im</w:t>
                                </w:r>
                              </w:ins>
                              <w:ins w:id="746" w:author="Benjamin Roberts (Credit) [2]" w:date="2024-06-17T16:49:00Z">
                                <w:r>
                                  <w:t>provements</w:t>
                                </w:r>
                              </w:ins>
                            </w:p>
                            <w:p w14:paraId="22CB2895" w14:textId="3BB6CB1C" w:rsidR="00BE0CC7" w:rsidRDefault="00BE0CC7" w:rsidP="00BE0CC7">
                              <w:pPr>
                                <w:pStyle w:val="ListParagraph"/>
                                <w:numPr>
                                  <w:ilvl w:val="0"/>
                                  <w:numId w:val="16"/>
                                </w:numPr>
                                <w:rPr>
                                  <w:ins w:id="747" w:author="Benjamin Roberts (Credit) [2]" w:date="2024-06-17T16:56:00Z"/>
                                </w:rPr>
                              </w:pPr>
                              <w:ins w:id="748" w:author="Benjamin Roberts (Credit) [2]" w:date="2024-06-17T16:49:00Z">
                                <w:r>
                                  <w:t xml:space="preserve">Error </w:t>
                                </w:r>
                              </w:ins>
                              <w:ins w:id="749" w:author="Benjamin Roberts (Credit) [2]" w:date="2024-06-17T17:08:00Z">
                                <w:r w:rsidR="00E860BF">
                                  <w:t>H</w:t>
                                </w:r>
                              </w:ins>
                              <w:ins w:id="750" w:author="Benjamin Roberts (Credit) [2]" w:date="2024-06-17T16:49:00Z">
                                <w:r>
                                  <w:t>andling has room for improvement e.g. if the program is una</w:t>
                                </w:r>
                              </w:ins>
                              <w:ins w:id="751" w:author="Benjamin Roberts (Credit) [2]" w:date="2024-06-17T16:50:00Z">
                                <w:r>
                                  <w:t xml:space="preserve">ble to connect to the database, a specific Policy Rule could be built for </w:t>
                                </w:r>
                              </w:ins>
                              <w:ins w:id="752" w:author="Benjamin Roberts (Credit) [2]" w:date="2024-06-17T16:56:00Z">
                                <w:r w:rsidR="00E87D7A">
                                  <w:t>reporting.</w:t>
                                </w:r>
                              </w:ins>
                            </w:p>
                            <w:p w14:paraId="704C63B9" w14:textId="69241CD3" w:rsidR="00E87D7A" w:rsidRDefault="00E87D7A" w:rsidP="00BE0CC7">
                              <w:pPr>
                                <w:pStyle w:val="ListParagraph"/>
                                <w:numPr>
                                  <w:ilvl w:val="0"/>
                                  <w:numId w:val="16"/>
                                </w:numPr>
                                <w:rPr>
                                  <w:ins w:id="753" w:author="Benjamin Roberts (Credit) [2]" w:date="2024-06-17T16:59:00Z"/>
                                </w:rPr>
                              </w:pPr>
                              <w:ins w:id="754" w:author="Benjamin Roberts (Credit) [2]" w:date="2024-06-17T16:56:00Z">
                                <w:r>
                                  <w:t xml:space="preserve">Scorecard points, index boundaries etc could be better placed as </w:t>
                                </w:r>
                              </w:ins>
                              <w:ins w:id="755" w:author="Benjamin Roberts (Credit) [2]" w:date="2024-06-17T16:57:00Z">
                                <w:r>
                                  <w:t>configurable values (ether via external config file or in the SQL database), which avoids hard-coding them into the complied program (and difficult to change)</w:t>
                                </w:r>
                              </w:ins>
                              <w:ins w:id="756" w:author="Benjamin Roberts (Credit) [2]" w:date="2024-06-17T16:56:00Z">
                                <w:r>
                                  <w:t xml:space="preserve">  </w:t>
                                </w:r>
                              </w:ins>
                            </w:p>
                            <w:p w14:paraId="6C9BAE70" w14:textId="56AF7F3D" w:rsidR="00E87D7A" w:rsidRDefault="00E87D7A" w:rsidP="00E87D7A">
                              <w:pPr>
                                <w:pStyle w:val="ListParagraph"/>
                                <w:numPr>
                                  <w:ilvl w:val="1"/>
                                  <w:numId w:val="16"/>
                                </w:numPr>
                                <w:rPr>
                                  <w:ins w:id="757" w:author="Benjamin Roberts (Credit) [2]" w:date="2024-06-17T17:02:00Z"/>
                                </w:rPr>
                              </w:pPr>
                              <w:ins w:id="758" w:author="Benjamin Roberts (Credit) [2]" w:date="2024-06-17T16:59:00Z">
                                <w:r>
                                  <w:t>Also creates possibilities to hand controls of this to business teams, poten</w:t>
                                </w:r>
                              </w:ins>
                              <w:ins w:id="759" w:author="Benjamin Roberts (Credit) [2]" w:date="2024-06-17T17:00:00Z">
                                <w:r>
                                  <w:t xml:space="preserve">tially creating competitive advantage via fast to implement </w:t>
                                </w:r>
                              </w:ins>
                              <w:r w:rsidR="008150EB">
                                <w:t>change.</w:t>
                              </w:r>
                            </w:p>
                            <w:p w14:paraId="52311CE4" w14:textId="7BDD3CD8" w:rsidR="00E87D7A" w:rsidRDefault="00E87D7A" w:rsidP="00E87D7A">
                              <w:pPr>
                                <w:pStyle w:val="ListParagraph"/>
                                <w:numPr>
                                  <w:ilvl w:val="0"/>
                                  <w:numId w:val="16"/>
                                </w:numPr>
                                <w:rPr>
                                  <w:ins w:id="760" w:author="Benjamin Roberts (Credit) [2]" w:date="2024-06-17T16:58:00Z"/>
                                </w:rPr>
                              </w:pPr>
                              <w:ins w:id="761" w:author="Benjamin Roberts (Credit) [2]" w:date="2024-06-17T17:02:00Z">
                                <w:r>
                                  <w:t>Da</w:t>
                                </w:r>
                              </w:ins>
                              <w:ins w:id="762" w:author="Benjamin Roberts (Credit) [2]" w:date="2024-06-17T17:03:00Z">
                                <w:r>
                                  <w:t xml:space="preserve">tabase timeouts should be explicitly considered e.g. 30 second </w:t>
                                </w:r>
                              </w:ins>
                              <w:r w:rsidR="008150EB">
                                <w:t>timeout.</w:t>
                              </w:r>
                            </w:p>
                            <w:p w14:paraId="0AB39A00" w14:textId="6AE99A65" w:rsidR="00E87D7A" w:rsidRDefault="00E87D7A" w:rsidP="00E87D7A">
                              <w:ins w:id="763" w:author="Benjamin Roberts (Credit) [2]" w:date="2024-06-17T16:58:00Z">
                                <w:r>
                                  <w:t>Agreed overall the program met the Acceptance criteria</w:t>
                                </w:r>
                              </w:ins>
                              <w:ins w:id="764" w:author="Benjamin Roberts (Credit) [2]" w:date="2024-06-17T17:03:00Z">
                                <w:r>
                                  <w:t xml:space="preserve"> set out and </w:t>
                                </w:r>
                              </w:ins>
                              <w:ins w:id="765" w:author="Benjamin Roberts (Credit) [2]" w:date="2024-06-17T17:04:00Z">
                                <w:r>
                                  <w:t>had scope to improve should the project be developed further.</w:t>
                                </w:r>
                              </w:ins>
                            </w:p>
                          </w:txbxContent>
                        </wps:txbx>
                        <wps:bodyPr rot="0" vert="horz" wrap="square" lIns="91440" tIns="45720" rIns="91440" bIns="45720" anchor="t" anchorCtr="0">
                          <a:spAutoFit/>
                        </wps:bodyPr>
                      </wps:wsp>
                    </a:graphicData>
                  </a:graphic>
                </wp:inline>
              </w:drawing>
            </mc:Choice>
            <mc:Fallback>
              <w:pict>
                <v:shape w14:anchorId="2BF19DD6" id="_x0000_s1028" type="#_x0000_t202" style="width:518.2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">
                  <v:textbox style="mso-fit-shape-to-text:t">
                    <w:txbxContent>
                      <w:p w14:paraId="675BB082" w14:textId="0BFFC8A0" w:rsidR="00BE0CC7" w:rsidRDefault="00BE0CC7" w:rsidP="00BE0CC7">
                        <w:pPr>
                          <w:pStyle w:val="NormalWeb"/>
                          <w:shd w:val="clear" w:color="auto" w:fill="FFFFFF"/>
                          <w:spacing w:before="0" w:beforeAutospacing="0" w:after="0" w:afterAutospacing="0"/>
                          <w:rPr>
                            <w:ins w:id="766" w:author="Benjamin Roberts (Credit) [2]" w:date="2024-06-17T16:53:00Z"/>
                            <w:rFonts w:ascii="Segoe UI" w:hAnsi="Segoe UI" w:cs="Segoe UI"/>
                            <w:color w:val="000000"/>
                            <w:sz w:val="23"/>
                            <w:szCs w:val="23"/>
                          </w:rPr>
                        </w:pPr>
                        <w:ins w:id="767" w:author="Benjamin Roberts (Credit) [2]" w:date="2024-06-17T16:53:00Z">
                          <w:r>
                            <w:rPr>
                              <w:rFonts w:ascii="Calibri" w:hAnsi="Calibri" w:cs="Calibri"/>
                              <w:color w:val="000000"/>
                              <w:sz w:val="22"/>
                              <w:szCs w:val="22"/>
                              <w:bdr w:val="none" w:sz="0" w:space="0" w:color="auto" w:frame="1"/>
                            </w:rPr>
                            <w:t>Attendees</w:t>
                          </w:r>
                        </w:ins>
                        <w:ins w:id="768" w:author="Benjamin Roberts (Credit) [2]" w:date="2024-06-17T16:54:00Z">
                          <w:r w:rsidR="00E87D7A">
                            <w:rPr>
                              <w:rFonts w:ascii="Calibri" w:hAnsi="Calibri" w:cs="Calibri"/>
                              <w:color w:val="000000"/>
                              <w:sz w:val="22"/>
                              <w:szCs w:val="22"/>
                              <w:bdr w:val="none" w:sz="0" w:space="0" w:color="auto" w:frame="1"/>
                            </w:rPr>
                            <w:t xml:space="preserve"> (by initials)</w:t>
                          </w:r>
                        </w:ins>
                        <w:ins w:id="769" w:author="Benjamin Roberts (Credit) [2]" w:date="2024-06-17T16:53:00Z">
                          <w:r>
                            <w:rPr>
                              <w:rFonts w:ascii="Calibri" w:hAnsi="Calibri" w:cs="Calibri"/>
                              <w:color w:val="000000"/>
                              <w:sz w:val="22"/>
                              <w:szCs w:val="22"/>
                              <w:bdr w:val="none" w:sz="0" w:space="0" w:color="auto" w:frame="1"/>
                            </w:rPr>
                            <w:t>:</w:t>
                          </w:r>
                        </w:ins>
                      </w:p>
                      <w:p w14:paraId="438F5015" w14:textId="427F30E6" w:rsidR="00BE0CC7" w:rsidRDefault="00BE0CC7" w:rsidP="00BE0CC7">
                        <w:pPr>
                          <w:pStyle w:val="xxmsonormal0"/>
                          <w:numPr>
                            <w:ilvl w:val="0"/>
                            <w:numId w:val="18"/>
                          </w:numPr>
                          <w:shd w:val="clear" w:color="auto" w:fill="FFFFFF"/>
                          <w:spacing w:before="0" w:beforeAutospacing="0" w:after="0" w:afterAutospacing="0"/>
                          <w:textAlignment w:val="center"/>
                          <w:rPr>
                            <w:ins w:id="770" w:author="Benjamin Roberts (Credit) [2]" w:date="2024-06-17T16:53:00Z"/>
                            <w:rFonts w:ascii="Aptos" w:hAnsi="Aptos" w:cs="Segoe UI"/>
                            <w:color w:val="000000"/>
                          </w:rPr>
                        </w:pPr>
                        <w:ins w:id="771" w:author="Benjamin Roberts (Credit) [2]" w:date="2024-06-17T16:53:00Z">
                          <w:r>
                            <w:rPr>
                              <w:rFonts w:ascii="Calibri" w:hAnsi="Calibri" w:cs="Calibri"/>
                              <w:color w:val="000000"/>
                              <w:sz w:val="22"/>
                              <w:szCs w:val="22"/>
                              <w:bdr w:val="none" w:sz="0" w:space="0" w:color="auto" w:frame="1"/>
                            </w:rPr>
                            <w:t>BR, TD [Head of Function, cover for RK]</w:t>
                          </w:r>
                        </w:ins>
                      </w:p>
                      <w:p w14:paraId="6BFFFBD6" w14:textId="77777777" w:rsidR="00BE0CC7" w:rsidRDefault="00BE0CC7" w:rsidP="00BE0CC7">
                        <w:pPr>
                          <w:pStyle w:val="NormalWeb"/>
                          <w:shd w:val="clear" w:color="auto" w:fill="FFFFFF"/>
                          <w:spacing w:before="0" w:beforeAutospacing="0" w:after="0" w:afterAutospacing="0"/>
                          <w:rPr>
                            <w:ins w:id="772" w:author="Benjamin Roberts (Credit) [2]" w:date="2024-06-17T16:53:00Z"/>
                            <w:rFonts w:ascii="Segoe UI" w:hAnsi="Segoe UI" w:cs="Segoe UI"/>
                            <w:color w:val="000000"/>
                            <w:sz w:val="23"/>
                            <w:szCs w:val="23"/>
                          </w:rPr>
                        </w:pPr>
                        <w:ins w:id="773" w:author="Benjamin Roberts (Credit) [2]" w:date="2024-06-17T16:53:00Z">
                          <w:r>
                            <w:rPr>
                              <w:rFonts w:ascii="Calibri" w:hAnsi="Calibri" w:cs="Calibri"/>
                              <w:color w:val="000000"/>
                              <w:sz w:val="22"/>
                              <w:szCs w:val="22"/>
                              <w:bdr w:val="none" w:sz="0" w:space="0" w:color="auto" w:frame="1"/>
                            </w:rPr>
                            <w:t> </w:t>
                          </w:r>
                        </w:ins>
                      </w:p>
                      <w:p w14:paraId="566D2226" w14:textId="708D9B56" w:rsidR="00BE0CC7" w:rsidRDefault="00BE0CC7" w:rsidP="00BE0CC7">
                        <w:pPr>
                          <w:pStyle w:val="NormalWeb"/>
                          <w:shd w:val="clear" w:color="auto" w:fill="FFFFFF"/>
                          <w:spacing w:before="0" w:beforeAutospacing="0" w:after="0" w:afterAutospacing="0"/>
                          <w:rPr>
                            <w:ins w:id="774" w:author="Benjamin Roberts (Credit) [2]" w:date="2024-06-17T16:53:00Z"/>
                            <w:rFonts w:ascii="Segoe UI" w:hAnsi="Segoe UI" w:cs="Segoe UI"/>
                            <w:color w:val="000000"/>
                            <w:sz w:val="23"/>
                            <w:szCs w:val="23"/>
                          </w:rPr>
                        </w:pPr>
                        <w:ins w:id="775" w:author="Benjamin Roberts (Credit) [2]" w:date="2024-06-17T16:53:00Z">
                          <w:r>
                            <w:rPr>
                              <w:rFonts w:ascii="Calibri" w:hAnsi="Calibri" w:cs="Calibri"/>
                              <w:color w:val="000000"/>
                              <w:sz w:val="22"/>
                              <w:szCs w:val="22"/>
                              <w:bdr w:val="none" w:sz="0" w:space="0" w:color="auto" w:frame="1"/>
                            </w:rPr>
                            <w:t>Apologies</w:t>
                          </w:r>
                        </w:ins>
                        <w:ins w:id="776" w:author="Benjamin Roberts (Credit) [2]" w:date="2024-06-17T16:54:00Z">
                          <w:r w:rsidR="00E87D7A">
                            <w:rPr>
                              <w:rFonts w:ascii="Calibri" w:hAnsi="Calibri" w:cs="Calibri"/>
                              <w:color w:val="000000"/>
                              <w:sz w:val="22"/>
                              <w:szCs w:val="22"/>
                              <w:bdr w:val="none" w:sz="0" w:space="0" w:color="auto" w:frame="1"/>
                            </w:rPr>
                            <w:t xml:space="preserve"> (by initials)</w:t>
                          </w:r>
                        </w:ins>
                        <w:ins w:id="777" w:author="Benjamin Roberts (Credit) [2]" w:date="2024-06-17T16:53:00Z">
                          <w:r>
                            <w:rPr>
                              <w:rFonts w:ascii="Calibri" w:hAnsi="Calibri" w:cs="Calibri"/>
                              <w:color w:val="000000"/>
                              <w:sz w:val="22"/>
                              <w:szCs w:val="22"/>
                              <w:bdr w:val="none" w:sz="0" w:space="0" w:color="auto" w:frame="1"/>
                            </w:rPr>
                            <w:t>:</w:t>
                          </w:r>
                        </w:ins>
                      </w:p>
                      <w:p w14:paraId="33C3EABD" w14:textId="02916A10" w:rsidR="00BE0CC7" w:rsidRDefault="00BE0CC7" w:rsidP="00BE0CC7">
                        <w:pPr>
                          <w:pStyle w:val="xxmsonormal0"/>
                          <w:numPr>
                            <w:ilvl w:val="0"/>
                            <w:numId w:val="19"/>
                          </w:numPr>
                          <w:shd w:val="clear" w:color="auto" w:fill="FFFFFF"/>
                          <w:spacing w:before="0" w:beforeAutospacing="0" w:after="0" w:afterAutospacing="0"/>
                          <w:textAlignment w:val="center"/>
                          <w:rPr>
                            <w:ins w:id="778" w:author="Benjamin Roberts (Credit) [2]" w:date="2024-06-17T16:53:00Z"/>
                            <w:rFonts w:ascii="Aptos" w:hAnsi="Aptos" w:cs="Segoe UI"/>
                            <w:color w:val="000000"/>
                          </w:rPr>
                        </w:pPr>
                        <w:ins w:id="779" w:author="Benjamin Roberts (Credit) [2]" w:date="2024-06-17T16:53:00Z">
                          <w:r>
                            <w:rPr>
                              <w:rFonts w:ascii="Calibri" w:hAnsi="Calibri" w:cs="Calibri"/>
                              <w:color w:val="000000"/>
                              <w:sz w:val="22"/>
                              <w:szCs w:val="22"/>
                              <w:bdr w:val="none" w:sz="0" w:space="0" w:color="auto" w:frame="1"/>
                            </w:rPr>
                            <w:t>RK (on leave)</w:t>
                          </w:r>
                        </w:ins>
                      </w:p>
                      <w:p w14:paraId="511F9CA2" w14:textId="77777777" w:rsidR="00BE0CC7" w:rsidRDefault="00BE0CC7">
                        <w:pPr>
                          <w:rPr>
                            <w:ins w:id="780" w:author="Benjamin Roberts (Credit) [2]" w:date="2024-06-17T16:47:00Z"/>
                          </w:rPr>
                        </w:pPr>
                      </w:p>
                      <w:p w14:paraId="23A2B74C" w14:textId="2070333C" w:rsidR="00BE0CC7" w:rsidRDefault="00BE0CC7">
                        <w:pPr>
                          <w:rPr>
                            <w:ins w:id="781" w:author="Benjamin Roberts (Credit) [2]" w:date="2024-06-17T16:47:00Z"/>
                          </w:rPr>
                        </w:pPr>
                        <w:ins w:id="782" w:author="Benjamin Roberts (Credit) [2]" w:date="2024-06-17T16:49:00Z">
                          <w:r>
                            <w:t>Positives</w:t>
                          </w:r>
                        </w:ins>
                      </w:p>
                      <w:p w14:paraId="6A13C8CF" w14:textId="38579768" w:rsidR="00BE0CC7" w:rsidRDefault="00BE0CC7" w:rsidP="00BE0CC7">
                        <w:pPr>
                          <w:pStyle w:val="ListParagraph"/>
                          <w:numPr>
                            <w:ilvl w:val="0"/>
                            <w:numId w:val="17"/>
                          </w:numPr>
                          <w:rPr>
                            <w:ins w:id="783" w:author="Benjamin Roberts (Credit) [2]" w:date="2024-06-17T16:51:00Z"/>
                          </w:rPr>
                        </w:pPr>
                        <w:ins w:id="784" w:author="Benjamin Roberts (Credit) [2]" w:date="2024-06-17T16:51:00Z">
                          <w:r>
                            <w:t xml:space="preserve">Reusable code is </w:t>
                          </w:r>
                        </w:ins>
                        <w:ins w:id="785" w:author="Benjamin Roberts (Credit) [2]" w:date="2024-06-17T16:53:00Z">
                          <w:r>
                            <w:t>shown</w:t>
                          </w:r>
                        </w:ins>
                        <w:ins w:id="786" w:author="Benjamin Roberts (Credit) [2]" w:date="2024-06-17T16:51:00Z">
                          <w:r>
                            <w:t xml:space="preserve"> via the Scorecard and Policy rule </w:t>
                          </w:r>
                        </w:ins>
                        <w:ins w:id="787" w:author="Benjamin Roberts (Credit) [2]" w:date="2024-06-17T16:56:00Z">
                          <w:r w:rsidR="00E87D7A">
                            <w:t>templates.</w:t>
                          </w:r>
                        </w:ins>
                      </w:p>
                      <w:p w14:paraId="7A001C94" w14:textId="370ED378" w:rsidR="00BE0CC7" w:rsidRDefault="00BE0CC7" w:rsidP="00BE0CC7">
                        <w:pPr>
                          <w:pStyle w:val="ListParagraph"/>
                          <w:numPr>
                            <w:ilvl w:val="0"/>
                            <w:numId w:val="17"/>
                          </w:numPr>
                          <w:rPr>
                            <w:ins w:id="788" w:author="Benjamin Roberts (Credit) [2]" w:date="2024-06-17T16:54:00Z"/>
                          </w:rPr>
                        </w:pPr>
                        <w:ins w:id="789" w:author="Benjamin Roberts (Credit) [2]" w:date="2024-06-17T16:49:00Z">
                          <w:r>
                            <w:t xml:space="preserve">JSON output of the decisions made </w:t>
                          </w:r>
                        </w:ins>
                        <w:ins w:id="790" w:author="Benjamin Roberts (Credit) [2]" w:date="2024-06-17T16:50:00Z">
                          <w:r>
                            <w:t xml:space="preserve">provides a full view of the data used for </w:t>
                          </w:r>
                        </w:ins>
                        <w:ins w:id="791" w:author="Benjamin Roberts (Credit) [2]" w:date="2024-06-17T16:56:00Z">
                          <w:r w:rsidR="00E87D7A">
                            <w:t>auditing.</w:t>
                          </w:r>
                        </w:ins>
                      </w:p>
                      <w:p w14:paraId="5029D95B" w14:textId="6D4209A1" w:rsidR="00E87D7A" w:rsidRDefault="00E87D7A" w:rsidP="00BE0CC7">
                        <w:pPr>
                          <w:pStyle w:val="ListParagraph"/>
                          <w:numPr>
                            <w:ilvl w:val="0"/>
                            <w:numId w:val="17"/>
                          </w:numPr>
                          <w:rPr>
                            <w:ins w:id="792" w:author="Benjamin Roberts (Credit) [2]" w:date="2024-06-17T17:08:00Z"/>
                          </w:rPr>
                        </w:pPr>
                        <w:ins w:id="793" w:author="Benjamin Roberts (Credit) [2]" w:date="2024-06-17T16:54:00Z">
                          <w:r>
                            <w:t>Champion/</w:t>
                          </w:r>
                        </w:ins>
                        <w:ins w:id="794" w:author="Benjamin Roberts (Credit) [2]" w:date="2024-06-17T16:57:00Z">
                          <w:r>
                            <w:t>Challenger</w:t>
                          </w:r>
                        </w:ins>
                        <w:ins w:id="795" w:author="Benjamin Roberts (Credit) [2]" w:date="2024-06-17T16:54:00Z">
                          <w:r>
                            <w:t xml:space="preserve"> scorecards </w:t>
                          </w:r>
                        </w:ins>
                        <w:ins w:id="796" w:author="Benjamin Roberts (Credit) [2]" w:date="2024-06-17T16:56:00Z">
                          <w:r>
                            <w:t>considered</w:t>
                          </w:r>
                        </w:ins>
                        <w:ins w:id="797" w:author="Benjamin Roberts (Credit) [2]" w:date="2024-06-17T17:02:00Z">
                          <w:r>
                            <w:t xml:space="preserve"> and implemented logically</w:t>
                          </w:r>
                        </w:ins>
                        <w:ins w:id="798" w:author="Benjamin Roberts (Credit) [2]" w:date="2024-06-17T17:08:00Z">
                          <w:r w:rsidR="00E860BF">
                            <w:t>.</w:t>
                          </w:r>
                        </w:ins>
                      </w:p>
                      <w:p w14:paraId="72BF6384" w14:textId="33B37A54" w:rsidR="00E860BF" w:rsidRDefault="00E860BF">
                        <w:pPr>
                          <w:pStyle w:val="ListParagraph"/>
                          <w:numPr>
                            <w:ilvl w:val="0"/>
                            <w:numId w:val="17"/>
                          </w:numPr>
                          <w:rPr>
                            <w:ins w:id="799" w:author="Benjamin Roberts (Credit) [2]" w:date="2024-06-17T16:47:00Z"/>
                          </w:rPr>
                          <w:pPrChange w:id="800" w:author="Benjamin Roberts (Credit) [2]" w:date="2024-06-17T16:49:00Z">
                            <w:pPr/>
                          </w:pPrChange>
                        </w:pPr>
                        <w:ins w:id="801" w:author="Benjamin Roberts (Credit) [2]" w:date="2024-06-17T17:08:00Z">
                          <w:r>
                            <w:t xml:space="preserve">Some Error Handing steps in place to prevent redundant program execution if the program could not complete e.g. </w:t>
                          </w:r>
                        </w:ins>
                        <w:ins w:id="802" w:author="Benjamin Roberts (Credit) [2]" w:date="2024-06-17T17:09:00Z">
                          <w:r>
                            <w:t xml:space="preserve">database credentials </w:t>
                          </w:r>
                        </w:ins>
                        <w:r w:rsidR="008150EB">
                          <w:t>missing.</w:t>
                        </w:r>
                      </w:p>
                      <w:p w14:paraId="10B283AB" w14:textId="0277706D" w:rsidR="00BE0CC7" w:rsidRDefault="00BE0CC7">
                        <w:pPr>
                          <w:rPr>
                            <w:ins w:id="803" w:author="Benjamin Roberts (Credit) [2]" w:date="2024-06-17T16:48:00Z"/>
                          </w:rPr>
                        </w:pPr>
                        <w:ins w:id="804" w:author="Benjamin Roberts (Credit) [2]" w:date="2024-06-17T16:48:00Z">
                          <w:r>
                            <w:t>Possible Im</w:t>
                          </w:r>
                        </w:ins>
                        <w:ins w:id="805" w:author="Benjamin Roberts (Credit) [2]" w:date="2024-06-17T16:49:00Z">
                          <w:r>
                            <w:t>provements</w:t>
                          </w:r>
                        </w:ins>
                      </w:p>
                      <w:p w14:paraId="22CB2895" w14:textId="3BB6CB1C" w:rsidR="00BE0CC7" w:rsidRDefault="00BE0CC7" w:rsidP="00BE0CC7">
                        <w:pPr>
                          <w:pStyle w:val="ListParagraph"/>
                          <w:numPr>
                            <w:ilvl w:val="0"/>
                            <w:numId w:val="16"/>
                          </w:numPr>
                          <w:rPr>
                            <w:ins w:id="806" w:author="Benjamin Roberts (Credit) [2]" w:date="2024-06-17T16:56:00Z"/>
                          </w:rPr>
                        </w:pPr>
                        <w:ins w:id="807" w:author="Benjamin Roberts (Credit) [2]" w:date="2024-06-17T16:49:00Z">
                          <w:r>
                            <w:t xml:space="preserve">Error </w:t>
                          </w:r>
                        </w:ins>
                        <w:ins w:id="808" w:author="Benjamin Roberts (Credit) [2]" w:date="2024-06-17T17:08:00Z">
                          <w:r w:rsidR="00E860BF">
                            <w:t>H</w:t>
                          </w:r>
                        </w:ins>
                        <w:ins w:id="809" w:author="Benjamin Roberts (Credit) [2]" w:date="2024-06-17T16:49:00Z">
                          <w:r>
                            <w:t>andling has room for improvement e.g. if the program is una</w:t>
                          </w:r>
                        </w:ins>
                        <w:ins w:id="810" w:author="Benjamin Roberts (Credit) [2]" w:date="2024-06-17T16:50:00Z">
                          <w:r>
                            <w:t xml:space="preserve">ble to connect to the database, a specific Policy Rule could be built for </w:t>
                          </w:r>
                        </w:ins>
                        <w:ins w:id="811" w:author="Benjamin Roberts (Credit) [2]" w:date="2024-06-17T16:56:00Z">
                          <w:r w:rsidR="00E87D7A">
                            <w:t>reporting.</w:t>
                          </w:r>
                        </w:ins>
                      </w:p>
                      <w:p w14:paraId="704C63B9" w14:textId="69241CD3" w:rsidR="00E87D7A" w:rsidRDefault="00E87D7A" w:rsidP="00BE0CC7">
                        <w:pPr>
                          <w:pStyle w:val="ListParagraph"/>
                          <w:numPr>
                            <w:ilvl w:val="0"/>
                            <w:numId w:val="16"/>
                          </w:numPr>
                          <w:rPr>
                            <w:ins w:id="812" w:author="Benjamin Roberts (Credit) [2]" w:date="2024-06-17T16:59:00Z"/>
                          </w:rPr>
                        </w:pPr>
                        <w:ins w:id="813" w:author="Benjamin Roberts (Credit) [2]" w:date="2024-06-17T16:56:00Z">
                          <w:r>
                            <w:t xml:space="preserve">Scorecard points, index boundaries etc could be better placed as </w:t>
                          </w:r>
                        </w:ins>
                        <w:ins w:id="814" w:author="Benjamin Roberts (Credit) [2]" w:date="2024-06-17T16:57:00Z">
                          <w:r>
                            <w:t>configurable values (ether via external config file or in the SQL database), which avoids hard-coding them into the complied program (and difficult to change)</w:t>
                          </w:r>
                        </w:ins>
                        <w:ins w:id="815" w:author="Benjamin Roberts (Credit) [2]" w:date="2024-06-17T16:56:00Z">
                          <w:r>
                            <w:t xml:space="preserve">  </w:t>
                          </w:r>
                        </w:ins>
                      </w:p>
                      <w:p w14:paraId="6C9BAE70" w14:textId="56AF7F3D" w:rsidR="00E87D7A" w:rsidRDefault="00E87D7A" w:rsidP="00E87D7A">
                        <w:pPr>
                          <w:pStyle w:val="ListParagraph"/>
                          <w:numPr>
                            <w:ilvl w:val="1"/>
                            <w:numId w:val="16"/>
                          </w:numPr>
                          <w:rPr>
                            <w:ins w:id="816" w:author="Benjamin Roberts (Credit) [2]" w:date="2024-06-17T17:02:00Z"/>
                          </w:rPr>
                        </w:pPr>
                        <w:ins w:id="817" w:author="Benjamin Roberts (Credit) [2]" w:date="2024-06-17T16:59:00Z">
                          <w:r>
                            <w:t>Also creates possibilities to hand controls of this to business teams, poten</w:t>
                          </w:r>
                        </w:ins>
                        <w:ins w:id="818" w:author="Benjamin Roberts (Credit) [2]" w:date="2024-06-17T17:00:00Z">
                          <w:r>
                            <w:t xml:space="preserve">tially creating competitive advantage via fast to implement </w:t>
                          </w:r>
                        </w:ins>
                        <w:r w:rsidR="008150EB">
                          <w:t>change.</w:t>
                        </w:r>
                      </w:p>
                      <w:p w14:paraId="52311CE4" w14:textId="7BDD3CD8" w:rsidR="00E87D7A" w:rsidRDefault="00E87D7A" w:rsidP="00E87D7A">
                        <w:pPr>
                          <w:pStyle w:val="ListParagraph"/>
                          <w:numPr>
                            <w:ilvl w:val="0"/>
                            <w:numId w:val="16"/>
                          </w:numPr>
                          <w:rPr>
                            <w:ins w:id="819" w:author="Benjamin Roberts (Credit) [2]" w:date="2024-06-17T16:58:00Z"/>
                          </w:rPr>
                        </w:pPr>
                        <w:ins w:id="820" w:author="Benjamin Roberts (Credit) [2]" w:date="2024-06-17T17:02:00Z">
                          <w:r>
                            <w:t>Da</w:t>
                          </w:r>
                        </w:ins>
                        <w:ins w:id="821" w:author="Benjamin Roberts (Credit) [2]" w:date="2024-06-17T17:03:00Z">
                          <w:r>
                            <w:t xml:space="preserve">tabase timeouts should be explicitly considered e.g. 30 second </w:t>
                          </w:r>
                        </w:ins>
                        <w:r w:rsidR="008150EB">
                          <w:t>timeout.</w:t>
                        </w:r>
                      </w:p>
                      <w:p w14:paraId="0AB39A00" w14:textId="6AE99A65" w:rsidR="00E87D7A" w:rsidRDefault="00E87D7A" w:rsidP="00E87D7A">
                        <w:ins w:id="822" w:author="Benjamin Roberts (Credit) [2]" w:date="2024-06-17T16:58:00Z">
                          <w:r>
                            <w:t>Agreed overall the program met the Acceptance criteria</w:t>
                          </w:r>
                        </w:ins>
                        <w:ins w:id="823" w:author="Benjamin Roberts (Credit) [2]" w:date="2024-06-17T17:03:00Z">
                          <w:r>
                            <w:t xml:space="preserve"> set out and </w:t>
                          </w:r>
                        </w:ins>
                        <w:ins w:id="824" w:author="Benjamin Roberts (Credit) [2]" w:date="2024-06-17T17:04:00Z">
                          <w:r>
                            <w:t>had scope to improve should the project be developed further.</w:t>
                          </w:r>
                        </w:ins>
                      </w:p>
                    </w:txbxContent>
                  </v:textbox>
                  <w10:anchorlock/>
                </v:shape>
              </w:pict>
            </mc:Fallback>
          </mc:AlternateContent>
        </w:r>
      </w:ins>
    </w:p>
    <w:p w14:paraId="45B885F2" w14:textId="77777777" w:rsidR="00E87D7A" w:rsidRDefault="00BE0CC7" w:rsidP="00BE0CC7">
      <w:pPr>
        <w:pStyle w:val="Caption"/>
        <w:rPr>
          <w:ins w:id="825" w:author="Benjamin Roberts (Credit) [2]" w:date="2024-06-17T16:57:00Z"/>
        </w:rPr>
      </w:pPr>
      <w:bookmarkStart w:id="826" w:name="_Toc169536655"/>
      <w:ins w:id="827" w:author="Benjamin Roberts (Credit) [2]" w:date="2024-06-17T16:52:00Z">
        <w:r>
          <w:t xml:space="preserve">Figure </w:t>
        </w:r>
        <w:r>
          <w:fldChar w:fldCharType="begin"/>
        </w:r>
        <w:r>
          <w:instrText xml:space="preserve"> SEQ Figure \* ARABIC </w:instrText>
        </w:r>
      </w:ins>
      <w:r>
        <w:fldChar w:fldCharType="separate"/>
      </w:r>
      <w:ins w:id="828" w:author="Benjamin Roberts (Credit) [2]" w:date="2024-06-17T16:52:00Z">
        <w:r>
          <w:rPr>
            <w:noProof/>
          </w:rPr>
          <w:t>34</w:t>
        </w:r>
        <w:r>
          <w:fldChar w:fldCharType="end"/>
        </w:r>
        <w:r>
          <w:t xml:space="preserve"> - Meeting Minutes for presentation on final version with </w:t>
        </w:r>
        <w:proofErr w:type="gramStart"/>
        <w:r>
          <w:t>employer</w:t>
        </w:r>
      </w:ins>
      <w:bookmarkEnd w:id="826"/>
      <w:proofErr w:type="gramEnd"/>
    </w:p>
    <w:p w14:paraId="0F073520" w14:textId="35E54A9E" w:rsidR="006D67F1" w:rsidDel="0039151E" w:rsidRDefault="00E87D7A" w:rsidP="00E87D7A">
      <w:pPr>
        <w:rPr>
          <w:del w:id="829" w:author="Benjamin Roberts (Credit) [2]" w:date="2024-06-17T14:59:00Z"/>
        </w:rPr>
      </w:pPr>
      <w:ins w:id="830" w:author="Benjamin Roberts (Credit) [2]" w:date="2024-06-17T16:58:00Z">
        <w:r>
          <w:t xml:space="preserve">Overall, I believe this went well. My employer </w:t>
        </w:r>
      </w:ins>
      <w:ins w:id="831" w:author="Benjamin Roberts (Credit) [2]" w:date="2024-06-17T16:59:00Z">
        <w:r>
          <w:t xml:space="preserve">agreed the project criteria has been met </w:t>
        </w:r>
        <w:proofErr w:type="gramStart"/>
        <w:r>
          <w:t>and also</w:t>
        </w:r>
        <w:proofErr w:type="gramEnd"/>
        <w:r>
          <w:t xml:space="preserve"> provided many valuable points of feedback </w:t>
        </w:r>
      </w:ins>
      <w:ins w:id="832" w:author="Benjamin Roberts (Credit) [2]" w:date="2024-06-17T17:04:00Z">
        <w:r w:rsidR="00E860BF">
          <w:t xml:space="preserve">from a less technical, more business practical point of view. </w:t>
        </w:r>
      </w:ins>
      <w:r w:rsidR="006D67F1">
        <w:br w:type="page"/>
      </w:r>
    </w:p>
    <w:p w14:paraId="385077DC" w14:textId="6E08C249" w:rsidR="006D67F1" w:rsidRPr="006D67F1" w:rsidDel="006D67F1" w:rsidRDefault="006D67F1" w:rsidP="006D67F1">
      <w:pPr>
        <w:rPr>
          <w:del w:id="833" w:author="Benjamin Roberts (Credit) [2]" w:date="2024-06-17T13:54:00Z"/>
        </w:rPr>
      </w:pPr>
    </w:p>
    <w:p w14:paraId="55661FDB" w14:textId="6F25D5B1" w:rsidR="000C5FF4" w:rsidRPr="002B7EBF" w:rsidDel="001C3669" w:rsidRDefault="00F67861" w:rsidP="000C5FF4">
      <w:pPr>
        <w:pStyle w:val="Heading1"/>
        <w:rPr>
          <w:del w:id="834" w:author="Benjamin Roberts" w:date="2024-06-10T22:14:00Z"/>
          <w:rFonts w:asciiTheme="minorHAnsi" w:hAnsiTheme="minorHAnsi" w:cstheme="minorHAnsi"/>
        </w:rPr>
      </w:pPr>
      <w:del w:id="835" w:author="Benjamin Roberts" w:date="2024-06-10T22:14:00Z">
        <w:r w:rsidRPr="002B7EBF" w:rsidDel="001C3669">
          <w:rPr>
            <w:rFonts w:asciiTheme="minorHAnsi" w:hAnsiTheme="minorHAnsi" w:cstheme="minorHAnsi"/>
          </w:rPr>
          <w:delText xml:space="preserve">Final </w:delText>
        </w:r>
        <w:r w:rsidR="000C5FF4" w:rsidRPr="002B7EBF" w:rsidDel="001C3669">
          <w:rPr>
            <w:rFonts w:asciiTheme="minorHAnsi" w:hAnsiTheme="minorHAnsi" w:cstheme="minorHAnsi"/>
          </w:rPr>
          <w:delText>Code Repository</w:delText>
        </w:r>
      </w:del>
    </w:p>
    <w:p w14:paraId="49E0FC2F" w14:textId="70D719C1" w:rsidR="000C5FF4" w:rsidRPr="002B7EBF" w:rsidDel="001C3669" w:rsidRDefault="000C5FF4" w:rsidP="000C5FF4">
      <w:pPr>
        <w:rPr>
          <w:del w:id="836" w:author="Benjamin Roberts" w:date="2024-06-10T22:14:00Z"/>
          <w:rFonts w:cstheme="minorHAnsi"/>
        </w:rPr>
      </w:pPr>
      <w:del w:id="837" w:author="Benjamin Roberts" w:date="2024-06-10T22:14:00Z">
        <w:r w:rsidRPr="002B7EBF" w:rsidDel="001C3669">
          <w:rPr>
            <w:rFonts w:cstheme="minorHAnsi"/>
          </w:rPr>
          <w:delText>All code developed for this project can be found in the below GitHub Repository:</w:delText>
        </w:r>
      </w:del>
    </w:p>
    <w:p w14:paraId="44604A1D" w14:textId="276A0F46" w:rsidR="00F80386" w:rsidRPr="002B7EBF" w:rsidDel="001C3669" w:rsidRDefault="00000000" w:rsidP="000C5FF4">
      <w:pPr>
        <w:rPr>
          <w:del w:id="838" w:author="Benjamin Roberts" w:date="2024-06-10T22:14:00Z"/>
          <w:rFonts w:cstheme="minorHAnsi"/>
        </w:rPr>
      </w:pPr>
      <w:del w:id="839" w:author="Benjamin Roberts" w:date="2024-06-10T22:14:00Z">
        <w:r w:rsidDel="001C3669">
          <w:fldChar w:fldCharType="begin"/>
        </w:r>
        <w:r w:rsidDel="001C3669">
          <w:delInstrText>HYPERLINK "https://github.com/btr6566/qam1_java_decisioning_app"</w:delInstrText>
        </w:r>
        <w:r w:rsidDel="001C3669">
          <w:fldChar w:fldCharType="separate"/>
        </w:r>
        <w:r w:rsidR="00F80386" w:rsidRPr="002B7EBF" w:rsidDel="001C3669">
          <w:rPr>
            <w:rStyle w:val="Hyperlink"/>
            <w:rFonts w:cstheme="minorHAnsi"/>
          </w:rPr>
          <w:delText>https://github.com/btr6566/qam1_java_decisioning_app</w:delText>
        </w:r>
        <w:r w:rsidDel="001C3669">
          <w:rPr>
            <w:rStyle w:val="Hyperlink"/>
            <w:rFonts w:cstheme="minorHAnsi"/>
          </w:rPr>
          <w:fldChar w:fldCharType="end"/>
        </w:r>
        <w:r w:rsidR="00F80386" w:rsidRPr="002B7EBF" w:rsidDel="001C3669">
          <w:rPr>
            <w:rFonts w:cstheme="minorHAnsi"/>
          </w:rPr>
          <w:delText xml:space="preserve"> </w:delText>
        </w:r>
      </w:del>
    </w:p>
    <w:p w14:paraId="49D530E9" w14:textId="77777777" w:rsidR="005C26DC" w:rsidRPr="002B7EBF" w:rsidRDefault="005C26DC" w:rsidP="005C26DC">
      <w:pPr>
        <w:pStyle w:val="Heading1"/>
        <w:rPr>
          <w:rFonts w:asciiTheme="minorHAnsi" w:hAnsiTheme="minorHAnsi" w:cstheme="minorHAnsi"/>
        </w:rPr>
      </w:pPr>
      <w:bookmarkStart w:id="840" w:name="_Toc169536682"/>
      <w:r w:rsidRPr="002B7EBF">
        <w:rPr>
          <w:rFonts w:asciiTheme="minorHAnsi" w:hAnsiTheme="minorHAnsi" w:cstheme="minorHAnsi"/>
        </w:rPr>
        <w:t>Conclusions</w:t>
      </w:r>
      <w:bookmarkEnd w:id="840"/>
    </w:p>
    <w:p w14:paraId="64E9E36E" w14:textId="50A60121" w:rsidR="005C26DC" w:rsidRPr="002B7EBF" w:rsidRDefault="005C26DC" w:rsidP="005C26DC">
      <w:pPr>
        <w:pStyle w:val="Heading2"/>
        <w:rPr>
          <w:rFonts w:asciiTheme="minorHAnsi" w:hAnsiTheme="minorHAnsi" w:cstheme="minorHAnsi"/>
        </w:rPr>
      </w:pPr>
      <w:bookmarkStart w:id="841" w:name="_Toc169536683"/>
      <w:r w:rsidRPr="002B7EBF">
        <w:rPr>
          <w:rFonts w:asciiTheme="minorHAnsi" w:hAnsiTheme="minorHAnsi" w:cstheme="minorHAnsi"/>
        </w:rPr>
        <w:t>Project Outcome</w:t>
      </w:r>
      <w:bookmarkEnd w:id="841"/>
    </w:p>
    <w:p w14:paraId="24099843" w14:textId="61F72875" w:rsidR="00D26C6E" w:rsidRPr="002B7EBF" w:rsidRDefault="00D26C6E" w:rsidP="00B2605D">
      <w:pPr>
        <w:jc w:val="both"/>
        <w:rPr>
          <w:rFonts w:cstheme="minorHAnsi"/>
        </w:rPr>
      </w:pPr>
      <w:r w:rsidRPr="002B7EBF">
        <w:rPr>
          <w:rFonts w:cstheme="minorHAnsi"/>
        </w:rPr>
        <w:t xml:space="preserve">Overall, the project succeeded in meeting </w:t>
      </w:r>
      <w:r w:rsidR="004C0BA5" w:rsidRPr="002B7EBF">
        <w:rPr>
          <w:rFonts w:cstheme="minorHAnsi"/>
        </w:rPr>
        <w:t>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6F87CB8E" w14:textId="47990284" w:rsidR="003E7D39" w:rsidRPr="002B7EBF" w:rsidRDefault="004C0BA5" w:rsidP="003E7D39">
      <w:pPr>
        <w:jc w:val="both"/>
        <w:rPr>
          <w:rFonts w:cstheme="minorHAnsi"/>
        </w:rPr>
      </w:pPr>
      <w:r w:rsidRPr="002B7EBF">
        <w:rPr>
          <w:rFonts w:cstheme="minorHAnsi"/>
        </w:rP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rsidRPr="002B7EBF">
        <w:rPr>
          <w:rFonts w:cstheme="minorHAnsi"/>
        </w:rPr>
        <w:t>meant that all the data could be added to a Data Model object. All that was needed then was to save this Data Model to the logged history.</w:t>
      </w:r>
    </w:p>
    <w:p w14:paraId="7AB65A24" w14:textId="21C57BFD" w:rsidR="00D26C6E" w:rsidRPr="002B7EBF" w:rsidRDefault="004C0BA5" w:rsidP="00D26C6E">
      <w:pPr>
        <w:rPr>
          <w:rFonts w:cstheme="minorHAnsi"/>
        </w:rPr>
      </w:pPr>
      <w:r w:rsidRPr="002B7EBF">
        <w:rPr>
          <w:rFonts w:cstheme="minorHAnsi"/>
        </w:rPr>
        <w:t xml:space="preserve">There </w:t>
      </w:r>
      <w:r w:rsidR="00B2605D" w:rsidRPr="002B7EBF">
        <w:rPr>
          <w:rFonts w:cstheme="minorHAnsi"/>
        </w:rPr>
        <w:t>was</w:t>
      </w:r>
      <w:r w:rsidRPr="002B7EBF">
        <w:rPr>
          <w:rFonts w:cstheme="minorHAnsi"/>
        </w:rPr>
        <w:t xml:space="preserve"> a significant amount of pre-requisite steps need</w:t>
      </w:r>
      <w:r w:rsidR="00B2605D" w:rsidRPr="002B7EBF">
        <w:rPr>
          <w:rFonts w:cstheme="minorHAnsi"/>
        </w:rPr>
        <w:t xml:space="preserve">ed to get this project working e.g. setting up an Azure SQL database and loading data into it. This will be useful for later </w:t>
      </w:r>
      <w:del w:id="842" w:author="Benjamin Roberts" w:date="2024-06-10T22:13:00Z">
        <w:r w:rsidR="00B2605D" w:rsidRPr="002B7EBF" w:rsidDel="001C3669">
          <w:rPr>
            <w:rFonts w:cstheme="minorHAnsi"/>
          </w:rPr>
          <w:delText xml:space="preserve">modules </w:delText>
        </w:r>
      </w:del>
      <w:ins w:id="843" w:author="Benjamin Roberts" w:date="2024-06-10T22:13:00Z">
        <w:r w:rsidR="001C3669">
          <w:rPr>
            <w:rFonts w:cstheme="minorHAnsi"/>
          </w:rPr>
          <w:t>projects</w:t>
        </w:r>
        <w:r w:rsidR="001C3669" w:rsidRPr="002B7EBF">
          <w:rPr>
            <w:rFonts w:cstheme="minorHAnsi"/>
          </w:rPr>
          <w:t xml:space="preserve"> </w:t>
        </w:r>
      </w:ins>
      <w:r w:rsidR="00B2605D" w:rsidRPr="002B7EBF">
        <w:rPr>
          <w:rFonts w:cstheme="minorHAnsi"/>
        </w:rPr>
        <w:t xml:space="preserve">as a re-usable resource. </w:t>
      </w:r>
      <w:del w:id="844" w:author="Benjamin Roberts" w:date="2024-06-10T22:13:00Z">
        <w:r w:rsidR="00B2605D" w:rsidRPr="002B7EBF" w:rsidDel="001C3669">
          <w:rPr>
            <w:rFonts w:cstheme="minorHAnsi"/>
          </w:rPr>
          <w:delText>It also touches on more advanced SQL content not covered in the course.</w:delText>
        </w:r>
      </w:del>
    </w:p>
    <w:p w14:paraId="3500AFBA" w14:textId="77777777" w:rsidR="004C0BA5" w:rsidRPr="002B7EBF" w:rsidRDefault="004C0BA5" w:rsidP="00D26C6E">
      <w:pPr>
        <w:rPr>
          <w:rFonts w:cstheme="minorHAnsi"/>
        </w:rPr>
      </w:pPr>
    </w:p>
    <w:p w14:paraId="1BC807DC" w14:textId="7147F2D2" w:rsidR="00F80386" w:rsidRPr="002B7EBF" w:rsidRDefault="00F80386" w:rsidP="00F80386">
      <w:pPr>
        <w:pStyle w:val="Heading2"/>
        <w:rPr>
          <w:rFonts w:asciiTheme="minorHAnsi" w:hAnsiTheme="minorHAnsi" w:cstheme="minorHAnsi"/>
        </w:rPr>
      </w:pPr>
      <w:bookmarkStart w:id="845" w:name="_Toc169536684"/>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845"/>
    </w:p>
    <w:p w14:paraId="086614EA" w14:textId="1899D068" w:rsidR="000F5D7F" w:rsidRPr="002B7EBF" w:rsidRDefault="000F5D7F" w:rsidP="000F5D7F">
      <w:pPr>
        <w:rPr>
          <w:rFonts w:cstheme="minorHAnsi"/>
        </w:rPr>
      </w:pPr>
      <w:r w:rsidRPr="002B7EBF">
        <w:rPr>
          <w:rFonts w:cstheme="minorHAnsi"/>
        </w:rPr>
        <w:t>Below are a few ideas I have</w:t>
      </w:r>
      <w:r w:rsidR="003E7D39" w:rsidRPr="002B7EBF">
        <w:rPr>
          <w:rFonts w:cstheme="minorHAnsi"/>
        </w:rPr>
        <w:t xml:space="preserve"> in mind</w:t>
      </w:r>
      <w:r w:rsidRPr="002B7EBF">
        <w:rPr>
          <w:rFonts w:cstheme="minorHAnsi"/>
        </w:rPr>
        <w:t xml:space="preserve"> to expand this project once future content on the apprenticeship course is covered:</w:t>
      </w:r>
    </w:p>
    <w:p w14:paraId="3135ADD6" w14:textId="77A82E91" w:rsidR="003A1651" w:rsidRPr="002B7EBF" w:rsidRDefault="003A1651" w:rsidP="003A1651">
      <w:pPr>
        <w:pStyle w:val="ListParagraph"/>
        <w:numPr>
          <w:ilvl w:val="0"/>
          <w:numId w:val="9"/>
        </w:numPr>
        <w:rPr>
          <w:rFonts w:cstheme="minorHAnsi"/>
        </w:rPr>
      </w:pPr>
      <w:r w:rsidRPr="002B7EBF">
        <w:rPr>
          <w:rFonts w:cstheme="minorHAnsi"/>
        </w:rPr>
        <w:t>Front end interface to collect more data on an applicant e.g:</w:t>
      </w:r>
    </w:p>
    <w:p w14:paraId="09E6820B" w14:textId="143D2912" w:rsidR="003A1651" w:rsidRPr="002B7EBF" w:rsidRDefault="003A1651" w:rsidP="003A1651">
      <w:pPr>
        <w:pStyle w:val="ListParagraph"/>
        <w:numPr>
          <w:ilvl w:val="1"/>
          <w:numId w:val="9"/>
        </w:numPr>
        <w:rPr>
          <w:rFonts w:cstheme="minorHAnsi"/>
        </w:rPr>
      </w:pPr>
      <w:r w:rsidRPr="002B7EBF">
        <w:rPr>
          <w:rFonts w:cstheme="minorHAnsi"/>
        </w:rPr>
        <w:t>Addresses</w:t>
      </w:r>
    </w:p>
    <w:p w14:paraId="6DCC3257" w14:textId="4F209531" w:rsidR="003A1651" w:rsidRPr="002B7EBF" w:rsidRDefault="003A1651" w:rsidP="003A1651">
      <w:pPr>
        <w:pStyle w:val="ListParagraph"/>
        <w:numPr>
          <w:ilvl w:val="1"/>
          <w:numId w:val="9"/>
        </w:numPr>
        <w:rPr>
          <w:rFonts w:cstheme="minorHAnsi"/>
        </w:rPr>
      </w:pPr>
      <w:r w:rsidRPr="002B7EBF">
        <w:rPr>
          <w:rFonts w:cstheme="minorHAnsi"/>
        </w:rPr>
        <w:t>Income</w:t>
      </w:r>
    </w:p>
    <w:p w14:paraId="568C9D88" w14:textId="33F668D5" w:rsidR="003A1651" w:rsidRPr="002B7EBF" w:rsidRDefault="003A1651" w:rsidP="003A1651">
      <w:pPr>
        <w:pStyle w:val="ListParagraph"/>
        <w:numPr>
          <w:ilvl w:val="1"/>
          <w:numId w:val="9"/>
        </w:numPr>
        <w:rPr>
          <w:rFonts w:cstheme="minorHAnsi"/>
        </w:rPr>
      </w:pPr>
      <w:r w:rsidRPr="002B7EBF">
        <w:rPr>
          <w:rFonts w:cstheme="minorHAnsi"/>
        </w:rPr>
        <w:t>Expenditure</w:t>
      </w:r>
    </w:p>
    <w:p w14:paraId="1E35D800" w14:textId="1A125C19" w:rsidR="003A1651" w:rsidRPr="002B7EBF" w:rsidRDefault="003A1651" w:rsidP="003A1651">
      <w:pPr>
        <w:pStyle w:val="ListParagraph"/>
        <w:numPr>
          <w:ilvl w:val="0"/>
          <w:numId w:val="9"/>
        </w:numPr>
        <w:rPr>
          <w:rFonts w:cstheme="minorHAnsi"/>
        </w:rPr>
      </w:pPr>
      <w:r w:rsidRPr="002B7EBF">
        <w:rPr>
          <w:rFonts w:cstheme="minorHAnsi"/>
        </w:rPr>
        <w:t xml:space="preserve">Submit the collected applicant data to the program as a semi-structured message body e.g. </w:t>
      </w:r>
      <w:proofErr w:type="gramStart"/>
      <w:r w:rsidRPr="002B7EBF">
        <w:rPr>
          <w:rFonts w:cstheme="minorHAnsi"/>
        </w:rPr>
        <w:t>JSON</w:t>
      </w:r>
      <w:proofErr w:type="gramEnd"/>
    </w:p>
    <w:p w14:paraId="28508923" w14:textId="644DACD4" w:rsidR="004C0BA5" w:rsidRPr="002B7EBF" w:rsidRDefault="004C0BA5" w:rsidP="003A1651">
      <w:pPr>
        <w:pStyle w:val="ListParagraph"/>
        <w:numPr>
          <w:ilvl w:val="0"/>
          <w:numId w:val="9"/>
        </w:numPr>
        <w:rPr>
          <w:rFonts w:cstheme="minorHAnsi"/>
        </w:rPr>
      </w:pPr>
      <w:r w:rsidRPr="002B7EBF">
        <w:rPr>
          <w:rFonts w:cstheme="minorHAnsi"/>
        </w:rPr>
        <w:t xml:space="preserve">Use previous runs of the application within business logic e.g. check the history for a count of same person re-running the </w:t>
      </w:r>
      <w:proofErr w:type="gramStart"/>
      <w:r w:rsidRPr="002B7EBF">
        <w:rPr>
          <w:rFonts w:cstheme="minorHAnsi"/>
        </w:rPr>
        <w:t>program</w:t>
      </w:r>
      <w:proofErr w:type="gramEnd"/>
    </w:p>
    <w:p w14:paraId="6FC22469" w14:textId="5BD53A99" w:rsidR="003A1651" w:rsidRPr="002B7EBF" w:rsidRDefault="003A1651" w:rsidP="003A1651">
      <w:pPr>
        <w:pStyle w:val="ListParagraph"/>
        <w:numPr>
          <w:ilvl w:val="0"/>
          <w:numId w:val="9"/>
        </w:numPr>
        <w:rPr>
          <w:rFonts w:cstheme="minorHAnsi"/>
        </w:rPr>
      </w:pPr>
      <w:r w:rsidRPr="002B7EBF">
        <w:rPr>
          <w:rFonts w:cstheme="minorHAnsi"/>
        </w:rPr>
        <w:t>Replace the random database lookup with a connection to the Delphi Select Sandbox API</w:t>
      </w:r>
    </w:p>
    <w:p w14:paraId="1B1E482A" w14:textId="56EB9CE1" w:rsidR="00E860BF" w:rsidRDefault="000F5D7F" w:rsidP="00E860BF">
      <w:pPr>
        <w:pStyle w:val="ListParagraph"/>
        <w:numPr>
          <w:ilvl w:val="0"/>
          <w:numId w:val="9"/>
        </w:numPr>
        <w:rPr>
          <w:ins w:id="846" w:author="Benjamin Roberts (Credit) [2]" w:date="2024-06-17T17:05:00Z"/>
          <w:rFonts w:cstheme="minorHAnsi"/>
        </w:rPr>
      </w:pPr>
      <w:r w:rsidRPr="002B7EBF">
        <w:rPr>
          <w:rFonts w:cstheme="minorHAnsi"/>
        </w:rPr>
        <w:t xml:space="preserve">Automate execution of the JUnit test cases &amp; generate a report on the </w:t>
      </w:r>
      <w:proofErr w:type="gramStart"/>
      <w:r w:rsidRPr="002B7EBF">
        <w:rPr>
          <w:rFonts w:cstheme="minorHAnsi"/>
        </w:rPr>
        <w:t>results</w:t>
      </w:r>
      <w:proofErr w:type="gramEnd"/>
    </w:p>
    <w:p w14:paraId="34F37678" w14:textId="5D979444" w:rsidR="00E860BF" w:rsidRDefault="00E860BF" w:rsidP="00E860BF">
      <w:pPr>
        <w:rPr>
          <w:ins w:id="847" w:author="Benjamin Roberts (Credit) [2]" w:date="2024-06-17T17:05:00Z"/>
          <w:rFonts w:cstheme="minorHAnsi"/>
        </w:rPr>
      </w:pPr>
      <w:ins w:id="848" w:author="Benjamin Roberts (Credit) [2]" w:date="2024-06-17T17:05:00Z">
        <w:r>
          <w:rPr>
            <w:rFonts w:cstheme="minorHAnsi"/>
          </w:rPr>
          <w:t>Reviewing with my employer also identified areas for improvement:</w:t>
        </w:r>
      </w:ins>
    </w:p>
    <w:p w14:paraId="0EE5F0D2" w14:textId="307A8298" w:rsidR="00E860BF" w:rsidRDefault="00E860BF" w:rsidP="00E860BF">
      <w:pPr>
        <w:pStyle w:val="ListParagraph"/>
        <w:numPr>
          <w:ilvl w:val="0"/>
          <w:numId w:val="9"/>
        </w:numPr>
        <w:rPr>
          <w:ins w:id="849" w:author="Benjamin Roberts (Credit) [2]" w:date="2024-06-17T17:06:00Z"/>
          <w:rFonts w:cstheme="minorHAnsi"/>
        </w:rPr>
      </w:pPr>
      <w:ins w:id="850" w:author="Benjamin Roberts (Credit) [2]" w:date="2024-06-17T17:05:00Z">
        <w:r>
          <w:rPr>
            <w:rFonts w:cstheme="minorHAnsi"/>
          </w:rPr>
          <w:t xml:space="preserve">Change approach to setting </w:t>
        </w:r>
      </w:ins>
      <w:ins w:id="851" w:author="Benjamin Roberts (Credit) [2]" w:date="2024-06-17T17:06:00Z">
        <w:r>
          <w:rPr>
            <w:rFonts w:cstheme="minorHAnsi"/>
          </w:rPr>
          <w:t>values to allow configurations like Scorecard points to be done outside the program, making them easier to change (potentially by business users as well)</w:t>
        </w:r>
      </w:ins>
    </w:p>
    <w:p w14:paraId="18BCBFD2" w14:textId="73CC7B31" w:rsidR="00E860BF" w:rsidRDefault="00E860BF" w:rsidP="00E860BF">
      <w:pPr>
        <w:pStyle w:val="ListParagraph"/>
        <w:numPr>
          <w:ilvl w:val="0"/>
          <w:numId w:val="9"/>
        </w:numPr>
        <w:rPr>
          <w:ins w:id="852" w:author="Benjamin Roberts (Credit) [2]" w:date="2024-06-17T17:07:00Z"/>
          <w:rFonts w:cstheme="minorHAnsi"/>
        </w:rPr>
      </w:pPr>
      <w:ins w:id="853" w:author="Benjamin Roberts (Credit) [2]" w:date="2024-06-17T17:06:00Z">
        <w:r>
          <w:rPr>
            <w:rFonts w:cstheme="minorHAnsi"/>
          </w:rPr>
          <w:t>Improved Error Handing,</w:t>
        </w:r>
      </w:ins>
      <w:ins w:id="854" w:author="Benjamin Roberts (Credit) [2]" w:date="2024-06-17T17:07:00Z">
        <w:r>
          <w:rPr>
            <w:rFonts w:cstheme="minorHAnsi"/>
          </w:rPr>
          <w:t xml:space="preserve"> in ways that made Management Information (MI) available to business </w:t>
        </w:r>
        <w:proofErr w:type="gramStart"/>
        <w:r>
          <w:rPr>
            <w:rFonts w:cstheme="minorHAnsi"/>
          </w:rPr>
          <w:t>users</w:t>
        </w:r>
        <w:proofErr w:type="gramEnd"/>
      </w:ins>
    </w:p>
    <w:p w14:paraId="5BD08817" w14:textId="47940111" w:rsidR="00E860BF" w:rsidRPr="00E860BF" w:rsidRDefault="00E860BF">
      <w:pPr>
        <w:pStyle w:val="ListParagraph"/>
        <w:numPr>
          <w:ilvl w:val="1"/>
          <w:numId w:val="9"/>
        </w:numPr>
        <w:rPr>
          <w:rFonts w:cstheme="minorHAnsi"/>
        </w:rPr>
        <w:pPrChange w:id="855" w:author="Benjamin Roberts (Credit) [2]" w:date="2024-06-17T17:07:00Z">
          <w:pPr/>
        </w:pPrChange>
      </w:pPr>
      <w:ins w:id="856" w:author="Benjamin Roberts (Credit) [2]" w:date="2024-06-17T17:07:00Z">
        <w:r>
          <w:rPr>
            <w:rFonts w:cstheme="minorHAnsi"/>
          </w:rPr>
          <w:t xml:space="preserve">Specifically, an explicitly defined timeout on the database connection </w:t>
        </w:r>
      </w:ins>
    </w:p>
    <w:p w14:paraId="1132A6FE" w14:textId="77777777" w:rsidR="00F80386" w:rsidRPr="002B7EBF" w:rsidRDefault="00F80386" w:rsidP="00F80386">
      <w:pPr>
        <w:rPr>
          <w:rFonts w:cstheme="minorHAnsi"/>
        </w:rPr>
      </w:pPr>
    </w:p>
    <w:p w14:paraId="7CA27ADA" w14:textId="3122B6B5" w:rsidR="009D7854" w:rsidRPr="002B7EBF" w:rsidRDefault="009D7854" w:rsidP="00F80386">
      <w:pPr>
        <w:pStyle w:val="Heading2"/>
        <w:rPr>
          <w:rFonts w:asciiTheme="minorHAnsi" w:hAnsiTheme="minorHAnsi" w:cstheme="minorHAnsi"/>
        </w:rPr>
      </w:pPr>
      <w:r w:rsidRPr="002B7EBF">
        <w:rPr>
          <w:rFonts w:asciiTheme="minorHAnsi" w:hAnsiTheme="minorHAnsi" w:cstheme="minorHAnsi"/>
        </w:rPr>
        <w:br w:type="page"/>
      </w:r>
    </w:p>
    <w:p w14:paraId="117DB0C9" w14:textId="615AD791" w:rsidR="009D7854" w:rsidRPr="002B7EBF" w:rsidRDefault="009D7854" w:rsidP="009D7854">
      <w:pPr>
        <w:pStyle w:val="Heading1"/>
        <w:rPr>
          <w:rFonts w:asciiTheme="minorHAnsi" w:hAnsiTheme="minorHAnsi" w:cstheme="minorHAnsi"/>
        </w:rPr>
      </w:pPr>
      <w:bookmarkStart w:id="857" w:name="_Toc169536685"/>
      <w:r w:rsidRPr="002B7EBF">
        <w:rPr>
          <w:rFonts w:asciiTheme="minorHAnsi" w:hAnsiTheme="minorHAnsi" w:cstheme="minorHAnsi"/>
        </w:rPr>
        <w:lastRenderedPageBreak/>
        <w:t>References</w:t>
      </w:r>
      <w:bookmarkEnd w:id="857"/>
    </w:p>
    <w:p w14:paraId="0E346F01" w14:textId="736E1EC1" w:rsidR="005046B9" w:rsidRPr="002B7EBF" w:rsidRDefault="005046B9" w:rsidP="005046B9">
      <w:pPr>
        <w:rPr>
          <w:rFonts w:cstheme="minorHAnsi"/>
        </w:rPr>
      </w:pPr>
      <w:r w:rsidRPr="002B7EBF">
        <w:rPr>
          <w:rFonts w:cstheme="minorHAnsi"/>
        </w:rPr>
        <w:t xml:space="preserve">AWS (n.d.). </w:t>
      </w:r>
      <w:r w:rsidRPr="002B7EBF">
        <w:rPr>
          <w:rFonts w:cstheme="minorHAnsi"/>
          <w:i/>
          <w:iCs/>
        </w:rPr>
        <w:t>What is Unit Testing? - Unit Testing Explained - AWS</w:t>
      </w:r>
      <w:r w:rsidRPr="002B7EBF">
        <w:rPr>
          <w:rFonts w:cstheme="minorHAnsi"/>
        </w:rPr>
        <w:t xml:space="preserve">. [online] Amazon Web Services, Inc. Available at: </w:t>
      </w:r>
      <w:hyperlink r:id="rId58" w:history="1">
        <w:r w:rsidRPr="002B7EBF">
          <w:rPr>
            <w:rStyle w:val="Hyperlink"/>
            <w:rFonts w:cstheme="minorHAnsi"/>
          </w:rPr>
          <w:t>https://aws.amazon.com/what-is/unit-testing/</w:t>
        </w:r>
      </w:hyperlink>
      <w:r w:rsidRPr="002B7EBF">
        <w:rPr>
          <w:rFonts w:cstheme="minorHAnsi"/>
        </w:rPr>
        <w:t xml:space="preserve">. </w:t>
      </w:r>
    </w:p>
    <w:p w14:paraId="33BB57FB" w14:textId="6927D491" w:rsidR="008108FA" w:rsidRPr="002B7EBF" w:rsidRDefault="008108FA">
      <w:pPr>
        <w:rPr>
          <w:rFonts w:cstheme="minorHAnsi"/>
        </w:rPr>
      </w:pPr>
      <w:r w:rsidRPr="002B7EBF">
        <w:rPr>
          <w:rFonts w:cstheme="minorHAnsi"/>
        </w:rPr>
        <w:t xml:space="preserve">Bionic Turtle. (2011). FRM: Logistic distribution maps credit score to probability of default (PD). [Online]. Youtube. Last Updated: 2011. Available at: </w:t>
      </w:r>
      <w:hyperlink r:id="rId59" w:history="1">
        <w:r w:rsidRPr="002B7EBF">
          <w:rPr>
            <w:rStyle w:val="Hyperlink"/>
            <w:rFonts w:cstheme="minorHAnsi"/>
          </w:rPr>
          <w:t>https://www.youtube.com/watch?v=HnQ6QjeGMm0</w:t>
        </w:r>
      </w:hyperlink>
      <w:r w:rsidRPr="002B7EBF">
        <w:rPr>
          <w:rFonts w:cstheme="minorHAnsi"/>
        </w:rPr>
        <w:t xml:space="preserve">  [Accessed 9 May 2024].</w:t>
      </w:r>
    </w:p>
    <w:p w14:paraId="26A7FDFF" w14:textId="191332FA" w:rsidR="00473F94" w:rsidRDefault="00473F94">
      <w:pPr>
        <w:rPr>
          <w:ins w:id="858" w:author="Benjamin Roberts (Credit) [2]" w:date="2024-06-17T09:24:00Z"/>
          <w:rFonts w:cstheme="minorHAnsi"/>
        </w:rPr>
      </w:pPr>
      <w:ins w:id="859" w:author="Benjamin Roberts (Credit) [2]" w:date="2024-06-17T09:24:00Z">
        <w:r w:rsidRPr="00473F94">
          <w:rPr>
            <w:rFonts w:cstheme="minorHAnsi"/>
          </w:rPr>
          <w:t>Data Protection Act. (2018). Data Protection Act 2018. [Online]. Data Protection Act 2018. Available at: https://www.legislation.gov.uk/ukpga/2018/12/contents/enacted [Accessed 17 June 2024].</w:t>
        </w:r>
      </w:ins>
    </w:p>
    <w:p w14:paraId="5FA2893C" w14:textId="109E5ED0" w:rsidR="00DC02E7" w:rsidRPr="002B7EBF" w:rsidRDefault="00DC02E7">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60"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7DB26005" w14:textId="77777777" w:rsidR="00DC02E7" w:rsidRPr="002B7EBF" w:rsidRDefault="00DC02E7">
      <w:pPr>
        <w:rPr>
          <w:rFonts w:cstheme="minorHAnsi"/>
        </w:rPr>
      </w:pPr>
    </w:p>
    <w:p w14:paraId="4E56F942" w14:textId="7977A2ED" w:rsidR="008108FA" w:rsidRPr="002B7EBF" w:rsidRDefault="00E34A18">
      <w:pPr>
        <w:rPr>
          <w:rFonts w:cstheme="minorHAnsi"/>
        </w:rPr>
      </w:pPr>
      <w:r w:rsidRPr="002B7EBF">
        <w:rPr>
          <w:rFonts w:cstheme="minorHAnsi"/>
        </w:rPr>
        <w:t xml:space="preserve">FICO. (2020). A Guide to Champion/Challenger Testing Approaches: Overview and Benefits. [Online]. FICO Community. Last Updated: 2020. Available at: </w:t>
      </w:r>
      <w:hyperlink r:id="rId61" w:history="1">
        <w:r w:rsidRPr="002B7EBF">
          <w:rPr>
            <w:rStyle w:val="Hyperlink"/>
            <w:rFonts w:cstheme="minorHAnsi"/>
          </w:rPr>
          <w:t>https://community.fico.com/s/blog-post/a5Q2E000000YNqoUAG/fico2227</w:t>
        </w:r>
      </w:hyperlink>
      <w:r w:rsidRPr="002B7EBF">
        <w:rPr>
          <w:rFonts w:cstheme="minorHAnsi"/>
        </w:rPr>
        <w:t xml:space="preserve">  [Accessed 17 May 2024]</w:t>
      </w:r>
    </w:p>
    <w:p w14:paraId="38BD4FFE" w14:textId="4660B2B3" w:rsidR="00453971" w:rsidRPr="002B7EBF" w:rsidRDefault="0039151E">
      <w:pPr>
        <w:rPr>
          <w:rFonts w:cstheme="minorHAnsi"/>
        </w:rPr>
      </w:pPr>
      <w:ins w:id="860" w:author="Benjamin Roberts (Credit) [2]" w:date="2024-06-17T14:55:00Z">
        <w:r w:rsidRPr="0039151E">
          <w:rPr>
            <w:rFonts w:cstheme="minorHAnsi"/>
          </w:rPr>
          <w:t>Geeks for Geeks - Switch. (2024). SQL Injection. [Online]. Switch Statements in Java. Last Updated: April 2024. Available at: https://www.geeksforgeeks.org/switch-statement-in-java/ [Accessed 17 June 2024].</w:t>
        </w:r>
      </w:ins>
    </w:p>
    <w:p w14:paraId="7D95A484" w14:textId="352B0476" w:rsidR="000172EA" w:rsidRPr="002B7EBF" w:rsidRDefault="000172EA">
      <w:pPr>
        <w:rPr>
          <w:rFonts w:cstheme="minorHAnsi"/>
        </w:rPr>
      </w:pPr>
      <w:r w:rsidRPr="002B7EBF">
        <w:rPr>
          <w:rFonts w:cstheme="minorHAnsi"/>
        </w:rPr>
        <w:t xml:space="preserve">QA Apprenticeships. (2024). Module 1 - Java JDBC Slides. [Online]. QA Apprenticeships. Last Updated: 2024. Available at: </w:t>
      </w:r>
      <w:hyperlink r:id="rId62" w:history="1">
        <w:r w:rsidRPr="002B7EBF">
          <w:rPr>
            <w:rStyle w:val="Hyperlink"/>
            <w:rFonts w:cstheme="minorHAnsi"/>
          </w:rPr>
          <w:t>https://github.com/broberts-gtw/LVL_4_Software_Dev_Repo/blob/main/Module%201%20-%20Intro%20to%20Software%20Development/Live%20Course%201%20Materials/__Course%20Stretch%20files/Java/presentation/JDBC.pptx</w:t>
        </w:r>
      </w:hyperlink>
      <w:r w:rsidRPr="002B7EBF">
        <w:rPr>
          <w:rFonts w:cstheme="minorHAnsi"/>
        </w:rPr>
        <w:t xml:space="preserve">  [Accessed 1 May 2024].</w:t>
      </w:r>
    </w:p>
    <w:p w14:paraId="4D4E7A5A" w14:textId="77777777" w:rsidR="00765337" w:rsidRPr="002B7EBF" w:rsidRDefault="00765337">
      <w:pPr>
        <w:rPr>
          <w:rFonts w:cstheme="minorHAnsi"/>
        </w:rPr>
      </w:pPr>
    </w:p>
    <w:p w14:paraId="44FDD3B0" w14:textId="3ACBFAEA" w:rsidR="000172EA" w:rsidRPr="002B7EBF" w:rsidRDefault="006147EB">
      <w:pPr>
        <w:rPr>
          <w:rFonts w:cstheme="minorHAnsi"/>
        </w:rPr>
      </w:pPr>
      <w:r w:rsidRPr="002B7EBF">
        <w:rPr>
          <w:rFonts w:cstheme="minorHAnsi"/>
        </w:rPr>
        <w:t xml:space="preserve">Microsoft Azure. (2010). Adding Users to Your SQL Azure Database. [Online]. azure.microsoft.com. Last Updated: June 21, 2010. Available at: </w:t>
      </w:r>
      <w:hyperlink r:id="rId63" w:history="1">
        <w:r w:rsidRPr="002B7EBF">
          <w:rPr>
            <w:rStyle w:val="Hyperlink"/>
            <w:rFonts w:cstheme="minorHAnsi"/>
          </w:rPr>
          <w:t>https://azure.microsoft.com/en-us/blog/adding-users-to-your-sql-azure-database/</w:t>
        </w:r>
      </w:hyperlink>
      <w:r w:rsidRPr="002B7EBF">
        <w:rPr>
          <w:rFonts w:cstheme="minorHAnsi"/>
        </w:rPr>
        <w:t xml:space="preserve"> [Accessed 3 May 2024].</w:t>
      </w:r>
    </w:p>
    <w:p w14:paraId="50CE4A82" w14:textId="77777777" w:rsidR="00C862EA" w:rsidRPr="002B7EBF" w:rsidRDefault="00C862EA">
      <w:pPr>
        <w:rPr>
          <w:rFonts w:cstheme="minorHAnsi"/>
        </w:rPr>
      </w:pPr>
    </w:p>
    <w:p w14:paraId="5326E99B" w14:textId="598E3BBE" w:rsidR="004B5105" w:rsidRPr="002B7EBF" w:rsidRDefault="000172EA">
      <w:pPr>
        <w:rPr>
          <w:rFonts w:cstheme="minorHAnsi"/>
        </w:rPr>
      </w:pPr>
      <w:r w:rsidRPr="002B7EBF">
        <w:rPr>
          <w:rFonts w:cstheme="minorHAnsi"/>
        </w:rPr>
        <w:t xml:space="preserve">Microsoft. (2023). Northwind Database - TSQL. [Online]. Northwind Database - TSQL. Last Updated: 2023. Available at: </w:t>
      </w:r>
      <w:hyperlink r:id="rId64" w:history="1">
        <w:r w:rsidRPr="002B7EBF">
          <w:rPr>
            <w:rStyle w:val="Hyperlink"/>
            <w:rFonts w:cstheme="minorHAnsi"/>
          </w:rPr>
          <w:t>https://github.com/microsoft/sql-server-samples/blob/master/samples/databases/northwind-pubs/instnwn</w:t>
        </w:r>
      </w:hyperlink>
      <w:r w:rsidRPr="002B7EBF">
        <w:rPr>
          <w:rFonts w:cstheme="minorHAnsi"/>
        </w:rPr>
        <w:t xml:space="preserve">  [Accessed 1 May 2024].</w:t>
      </w:r>
    </w:p>
    <w:p w14:paraId="75AE8964" w14:textId="77777777" w:rsidR="004B5105" w:rsidRPr="002B7EBF" w:rsidRDefault="004B5105">
      <w:pPr>
        <w:rPr>
          <w:rFonts w:cstheme="minorHAnsi"/>
        </w:rPr>
      </w:pPr>
    </w:p>
    <w:p w14:paraId="2EAEC1D9" w14:textId="3347838B" w:rsidR="004B5105" w:rsidRPr="002B7EBF" w:rsidRDefault="004B5105">
      <w:pPr>
        <w:rPr>
          <w:rFonts w:cstheme="minorHAnsi"/>
        </w:rPr>
      </w:pPr>
      <w:r w:rsidRPr="002B7EBF">
        <w:rPr>
          <w:rFonts w:cstheme="minorHAnsi"/>
        </w:rPr>
        <w:t>Microsoft. (2024). Database-level roles. [Online]. Learn Microsoft. Last Updated: 2024. Available at: https://learn.microsoft.com/en-us/sql/relational-databases/security/authentication-access/database-l [Accessed 5 June 2024].</w:t>
      </w:r>
    </w:p>
    <w:p w14:paraId="2AA3BDA2" w14:textId="77777777" w:rsidR="003959F1" w:rsidRPr="002B7EBF" w:rsidRDefault="003959F1">
      <w:pPr>
        <w:rPr>
          <w:rFonts w:cstheme="minorHAnsi"/>
        </w:rPr>
      </w:pPr>
    </w:p>
    <w:p w14:paraId="5CA4EFCA" w14:textId="768D6D37" w:rsidR="00FA4344" w:rsidRPr="002B7EBF" w:rsidRDefault="003959F1">
      <w:pPr>
        <w:rPr>
          <w:rFonts w:cstheme="minorHAnsi"/>
        </w:rPr>
      </w:pPr>
      <w:r w:rsidRPr="002B7EBF">
        <w:rPr>
          <w:rFonts w:cstheme="minorHAnsi"/>
        </w:rPr>
        <w:t xml:space="preserve">Snowflake. (2024). Access Control. [Online]. Snowflake. Last Updated: 2024. Available at: </w:t>
      </w:r>
      <w:hyperlink r:id="rId65" w:history="1">
        <w:r w:rsidRPr="002B7EBF">
          <w:rPr>
            <w:rStyle w:val="Hyperlink"/>
            <w:rFonts w:cstheme="minorHAnsi"/>
          </w:rPr>
          <w:t>https://docs.snowflake.com/en/user-guide/security-access-control-overview</w:t>
        </w:r>
      </w:hyperlink>
      <w:r w:rsidRPr="002B7EBF">
        <w:rPr>
          <w:rFonts w:cstheme="minorHAnsi"/>
        </w:rPr>
        <w:t xml:space="preserve">  [Accessed 5 June 2024].</w:t>
      </w:r>
    </w:p>
    <w:p w14:paraId="55D8F603" w14:textId="77777777" w:rsidR="003959F1" w:rsidRPr="002B7EBF" w:rsidRDefault="003959F1">
      <w:pPr>
        <w:rPr>
          <w:rFonts w:cstheme="minorHAnsi"/>
        </w:rPr>
      </w:pPr>
    </w:p>
    <w:p w14:paraId="0A3A11DA" w14:textId="77777777" w:rsidR="00451DA1" w:rsidRPr="002B7EBF" w:rsidRDefault="000B34AE">
      <w:pPr>
        <w:rPr>
          <w:rFonts w:cstheme="minorHAnsi"/>
        </w:rPr>
      </w:pPr>
      <w:r w:rsidRPr="002B7EBF">
        <w:rPr>
          <w:rFonts w:cstheme="minorHAnsi"/>
        </w:rPr>
        <w:t xml:space="preserve">Stack Overflow. (2008). Can an abstract class have a </w:t>
      </w:r>
      <w:proofErr w:type="gramStart"/>
      <w:r w:rsidRPr="002B7EBF">
        <w:rPr>
          <w:rFonts w:cstheme="minorHAnsi"/>
        </w:rPr>
        <w:t>constructor?.</w:t>
      </w:r>
      <w:proofErr w:type="gramEnd"/>
      <w:r w:rsidRPr="002B7EBF">
        <w:rPr>
          <w:rFonts w:cstheme="minorHAnsi"/>
        </w:rPr>
        <w:t xml:space="preserve"> [Online]. Stack Overflow. Last Updated: Updated Dec 30, 2016. Available at: </w:t>
      </w:r>
      <w:hyperlink r:id="rId66" w:history="1">
        <w:r w:rsidRPr="002B7EBF">
          <w:rPr>
            <w:rStyle w:val="Hyperlink"/>
            <w:rFonts w:cstheme="minorHAnsi"/>
          </w:rPr>
          <w:t>https://stackoverflow.com/questions/260666/can-an-abstract-class-have-a-constructor</w:t>
        </w:r>
      </w:hyperlink>
      <w:r w:rsidRPr="002B7EBF">
        <w:rPr>
          <w:rFonts w:cstheme="minorHAnsi"/>
        </w:rPr>
        <w:t xml:space="preserve"> [Accessed 3 May 2024].</w:t>
      </w:r>
    </w:p>
    <w:p w14:paraId="29D73780" w14:textId="77777777" w:rsidR="0094603B" w:rsidRPr="002B7EBF" w:rsidRDefault="0094603B">
      <w:pPr>
        <w:rPr>
          <w:rFonts w:cstheme="minorHAnsi"/>
        </w:rPr>
      </w:pPr>
    </w:p>
    <w:p w14:paraId="7CBE7B11" w14:textId="72B6B3FF" w:rsidR="0094603B" w:rsidRPr="002B7EBF" w:rsidRDefault="0094603B">
      <w:pPr>
        <w:rPr>
          <w:rFonts w:cstheme="minorHAnsi"/>
        </w:rPr>
      </w:pPr>
      <w:r w:rsidRPr="002B7EBF">
        <w:rPr>
          <w:rFonts w:cstheme="minorHAnsi"/>
        </w:rPr>
        <w:lastRenderedPageBreak/>
        <w:t xml:space="preserve">Stack Overflow - ArrayList. (2021). Adding objects to an array list -. [Online]. Stack Overflow - ArrayList. Last Updated: 2021. Available at: </w:t>
      </w:r>
      <w:hyperlink r:id="rId67" w:history="1">
        <w:r w:rsidRPr="002B7EBF">
          <w:rPr>
            <w:rStyle w:val="Hyperlink"/>
            <w:rFonts w:cstheme="minorHAnsi"/>
          </w:rPr>
          <w:t>https://stackoverflow.com/questions/70406298/adding-objects-to-an-array-list-cannot-invoke-xxx-add-b</w:t>
        </w:r>
      </w:hyperlink>
      <w:r w:rsidRPr="002B7EBF">
        <w:rPr>
          <w:rFonts w:cstheme="minorHAnsi"/>
        </w:rPr>
        <w:t xml:space="preserve">  [Accessed 14 May 2024].</w:t>
      </w:r>
    </w:p>
    <w:p w14:paraId="4CD6AA5A" w14:textId="77777777" w:rsidR="00451DA1" w:rsidRPr="002B7EBF" w:rsidRDefault="00451DA1">
      <w:pPr>
        <w:rPr>
          <w:rFonts w:cstheme="minorHAnsi"/>
        </w:rPr>
      </w:pPr>
    </w:p>
    <w:p w14:paraId="7DF7ED36" w14:textId="50F35851" w:rsidR="00DB63A8" w:rsidRPr="002B7EBF" w:rsidRDefault="00DB63A8" w:rsidP="00DB63A8">
      <w:pPr>
        <w:rPr>
          <w:rFonts w:cstheme="minorHAnsi"/>
        </w:rPr>
      </w:pPr>
      <w:r w:rsidRPr="002B7EBF">
        <w:rPr>
          <w:rFonts w:cstheme="minorHAnsi"/>
        </w:rPr>
        <w:t>TutorialsPoint.com. (n.d.). JUnit - Test Framework - Tutorialspoint. [online] Available at: https://www.tutorialspoint.com/junit/junit_test_framework.htm.</w:t>
      </w:r>
    </w:p>
    <w:p w14:paraId="54808109" w14:textId="77777777" w:rsidR="00DB63A8" w:rsidRPr="002B7EBF" w:rsidRDefault="00DB63A8">
      <w:pPr>
        <w:rPr>
          <w:rFonts w:cstheme="minorHAnsi"/>
        </w:rPr>
      </w:pPr>
    </w:p>
    <w:p w14:paraId="16BCEB90" w14:textId="77777777" w:rsidR="00C36276" w:rsidRPr="002B7EBF" w:rsidRDefault="00451DA1">
      <w:pPr>
        <w:rPr>
          <w:rFonts w:cstheme="minorHAnsi"/>
        </w:rPr>
      </w:pPr>
      <w:r w:rsidRPr="002B7EBF">
        <w:rPr>
          <w:rFonts w:cstheme="minorHAnsi"/>
        </w:rPr>
        <w:t xml:space="preserve">W3Schools. (Unknown). Java Abstraction. [Online]. W3Schools. Available at: </w:t>
      </w:r>
      <w:hyperlink r:id="rId68" w:history="1">
        <w:r w:rsidR="0006281E" w:rsidRPr="002B7EBF">
          <w:rPr>
            <w:rStyle w:val="Hyperlink"/>
            <w:rFonts w:cstheme="minorHAnsi"/>
          </w:rPr>
          <w:t>https://www.w3schools.com/java/java_abstract.asp</w:t>
        </w:r>
      </w:hyperlink>
      <w:r w:rsidR="0006281E" w:rsidRPr="002B7EBF">
        <w:rPr>
          <w:rFonts w:cstheme="minorHAnsi"/>
        </w:rPr>
        <w:t xml:space="preserve"> </w:t>
      </w:r>
      <w:r w:rsidRPr="002B7EBF">
        <w:rPr>
          <w:rFonts w:cstheme="minorHAnsi"/>
        </w:rPr>
        <w:t>[Accessed 3 May 2024].</w:t>
      </w:r>
    </w:p>
    <w:p w14:paraId="33AB60BD" w14:textId="77777777" w:rsidR="00073424" w:rsidRPr="002B7EBF" w:rsidRDefault="00073424" w:rsidP="009E4338">
      <w:pPr>
        <w:rPr>
          <w:rFonts w:cstheme="minorHAnsi"/>
        </w:rPr>
      </w:pPr>
    </w:p>
    <w:p w14:paraId="594073BC" w14:textId="73197BB2" w:rsidR="004B5699" w:rsidRPr="002B7EBF" w:rsidRDefault="004B5699" w:rsidP="00C36276">
      <w:pPr>
        <w:pStyle w:val="Heading2"/>
        <w:rPr>
          <w:rFonts w:asciiTheme="minorHAnsi" w:hAnsiTheme="minorHAnsi" w:cstheme="minorHAnsi"/>
        </w:rPr>
      </w:pPr>
      <w:bookmarkStart w:id="861" w:name="_Toc169536686"/>
      <w:r w:rsidRPr="002B7EBF">
        <w:rPr>
          <w:rFonts w:asciiTheme="minorHAnsi" w:hAnsiTheme="minorHAnsi" w:cstheme="minorHAnsi"/>
        </w:rPr>
        <w:t>Java Dependencies</w:t>
      </w:r>
      <w:bookmarkEnd w:id="861"/>
    </w:p>
    <w:p w14:paraId="11675DE1" w14:textId="132A7203" w:rsidR="00073424" w:rsidRPr="002B7EBF" w:rsidRDefault="00073424" w:rsidP="004B5699">
      <w:pPr>
        <w:rPr>
          <w:rFonts w:cstheme="minorHAnsi"/>
        </w:rPr>
      </w:pPr>
      <w:r w:rsidRPr="002B7EBF">
        <w:rPr>
          <w:rFonts w:cstheme="minorHAnsi"/>
        </w:rPr>
        <w:t xml:space="preserve">Bechtold et al. (2024). JUnit Jupiter API. [Online]. JUnit User Guide. Last Updated: 2024. Available at: </w:t>
      </w:r>
      <w:hyperlink r:id="rId69" w:history="1">
        <w:r w:rsidRPr="002B7EBF">
          <w:rPr>
            <w:rStyle w:val="Hyperlink"/>
            <w:rFonts w:cstheme="minorHAnsi"/>
          </w:rPr>
          <w:t>https://junit.org/junit5/docs/current/user-guide/</w:t>
        </w:r>
      </w:hyperlink>
      <w:r w:rsidRPr="002B7EBF">
        <w:rPr>
          <w:rFonts w:cstheme="minorHAnsi"/>
        </w:rPr>
        <w:t xml:space="preserve">  [Accessed 5 June 2024].</w:t>
      </w:r>
    </w:p>
    <w:p w14:paraId="3D0DB36C" w14:textId="77777777" w:rsidR="00073424" w:rsidRPr="002B7EBF" w:rsidRDefault="00073424" w:rsidP="004B5699">
      <w:pPr>
        <w:rPr>
          <w:rFonts w:cstheme="minorHAnsi"/>
        </w:rPr>
      </w:pPr>
    </w:p>
    <w:p w14:paraId="7A27C4A7" w14:textId="5D4038B9" w:rsidR="004B5699" w:rsidRPr="002B7EBF" w:rsidRDefault="004B5699" w:rsidP="004B5699">
      <w:pPr>
        <w:rPr>
          <w:rFonts w:cstheme="minorHAnsi"/>
        </w:rPr>
      </w:pPr>
      <w:r w:rsidRPr="002B7EBF">
        <w:rPr>
          <w:rFonts w:cstheme="minorHAnsi"/>
        </w:rPr>
        <w:t xml:space="preserve">Google. (2024). GSON Libary. [Online]. Maven Central Repository. Available at: </w:t>
      </w:r>
      <w:hyperlink r:id="rId70" w:history="1">
        <w:r w:rsidR="00073424" w:rsidRPr="002B7EBF">
          <w:rPr>
            <w:rStyle w:val="Hyperlink"/>
            <w:rFonts w:cstheme="minorHAnsi"/>
          </w:rPr>
          <w:t>https://mvnrepository.com/artifact/com.google.code.gson/gson</w:t>
        </w:r>
      </w:hyperlink>
      <w:r w:rsidR="00073424" w:rsidRPr="002B7EBF">
        <w:rPr>
          <w:rFonts w:cstheme="minorHAnsi"/>
        </w:rPr>
        <w:t xml:space="preserve"> </w:t>
      </w:r>
      <w:r w:rsidRPr="002B7EBF">
        <w:rPr>
          <w:rFonts w:cstheme="minorHAnsi"/>
        </w:rPr>
        <w:t xml:space="preserve"> [Accessed 5 June 2024].</w:t>
      </w:r>
    </w:p>
    <w:p w14:paraId="1D95D159" w14:textId="77777777" w:rsidR="004B5699" w:rsidRPr="002B7EBF" w:rsidRDefault="004B5699" w:rsidP="004B5699">
      <w:pPr>
        <w:rPr>
          <w:rFonts w:cstheme="minorHAnsi"/>
        </w:rPr>
      </w:pPr>
    </w:p>
    <w:p w14:paraId="689B4EEF" w14:textId="28AF95FB" w:rsidR="00073424" w:rsidRPr="002B7EBF" w:rsidRDefault="00073424" w:rsidP="004B5699">
      <w:pPr>
        <w:rPr>
          <w:rFonts w:cstheme="minorHAnsi"/>
        </w:rPr>
      </w:pPr>
      <w:r w:rsidRPr="002B7EBF">
        <w:rPr>
          <w:rFonts w:cstheme="minorHAnsi"/>
        </w:rPr>
        <w:t xml:space="preserve">Microsoft. (2024). MS SQL JDBC. [Online]. Maven Central Repository. Last Updated: 2024. Available at: </w:t>
      </w:r>
      <w:hyperlink r:id="rId71" w:history="1">
        <w:r w:rsidRPr="002B7EBF">
          <w:rPr>
            <w:rStyle w:val="Hyperlink"/>
            <w:rFonts w:cstheme="minorHAnsi"/>
          </w:rPr>
          <w:t>https://mvnrepository.com/artifact/com.microsoft.sqlserver/mssql-jdbc</w:t>
        </w:r>
      </w:hyperlink>
      <w:proofErr w:type="gramStart"/>
      <w:r w:rsidRPr="002B7EBF">
        <w:rPr>
          <w:rFonts w:cstheme="minorHAnsi"/>
        </w:rPr>
        <w:t xml:space="preserve">   [</w:t>
      </w:r>
      <w:proofErr w:type="gramEnd"/>
      <w:r w:rsidRPr="002B7EBF">
        <w:rPr>
          <w:rFonts w:cstheme="minorHAnsi"/>
        </w:rPr>
        <w:t>Accessed 5 June 2024].</w:t>
      </w:r>
    </w:p>
    <w:p w14:paraId="333158F0" w14:textId="77777777" w:rsidR="00073424" w:rsidRPr="002B7EBF" w:rsidRDefault="00073424" w:rsidP="004B5699">
      <w:pPr>
        <w:rPr>
          <w:rFonts w:cstheme="minorHAnsi"/>
        </w:rPr>
      </w:pPr>
    </w:p>
    <w:p w14:paraId="2B877CAC" w14:textId="0CC478EF" w:rsidR="00C36276" w:rsidRPr="002B7EBF" w:rsidRDefault="003959F1" w:rsidP="00C36276">
      <w:pPr>
        <w:pStyle w:val="Heading2"/>
        <w:rPr>
          <w:rFonts w:asciiTheme="minorHAnsi" w:hAnsiTheme="minorHAnsi" w:cstheme="minorHAnsi"/>
        </w:rPr>
      </w:pPr>
      <w:bookmarkStart w:id="862" w:name="_Toc169536687"/>
      <w:r w:rsidRPr="002B7EBF">
        <w:rPr>
          <w:rFonts w:asciiTheme="minorHAnsi" w:hAnsiTheme="minorHAnsi" w:cstheme="minorHAnsi"/>
        </w:rPr>
        <w:t xml:space="preserve">Scorecards Theory </w:t>
      </w:r>
      <w:r w:rsidR="009B3FFC" w:rsidRPr="002B7EBF">
        <w:rPr>
          <w:rFonts w:asciiTheme="minorHAnsi" w:hAnsiTheme="minorHAnsi" w:cstheme="minorHAnsi"/>
        </w:rPr>
        <w:t>&amp; Probability</w:t>
      </w:r>
      <w:r w:rsidR="00C36276" w:rsidRPr="002B7EBF">
        <w:rPr>
          <w:rFonts w:asciiTheme="minorHAnsi" w:hAnsiTheme="minorHAnsi" w:cstheme="minorHAnsi"/>
        </w:rPr>
        <w:t xml:space="preserve"> of Default</w:t>
      </w:r>
      <w:bookmarkEnd w:id="862"/>
    </w:p>
    <w:p w14:paraId="75478CA6" w14:textId="77777777" w:rsidR="00C36276" w:rsidRPr="002B7EBF" w:rsidRDefault="00C36276" w:rsidP="00C36276">
      <w:pPr>
        <w:rPr>
          <w:rFonts w:cstheme="minorHAnsi"/>
        </w:rPr>
      </w:pPr>
      <w:r w:rsidRPr="002B7EBF">
        <w:rPr>
          <w:rFonts w:cstheme="minorHAnsi"/>
        </w:rPr>
        <w:t>Anderson, R. (2007). The Credit Scoring Toolkit: Theory and Practice for Retail Credit Risk Management and Decision Automation. Oxford University Press.</w:t>
      </w:r>
    </w:p>
    <w:p w14:paraId="4B0DE49A" w14:textId="1A013CBC" w:rsidR="003959F1" w:rsidRPr="002B7EBF" w:rsidRDefault="003959F1" w:rsidP="00C36276">
      <w:pPr>
        <w:rPr>
          <w:rFonts w:cstheme="minorHAnsi"/>
        </w:rPr>
      </w:pPr>
      <w:r w:rsidRPr="002B7EBF">
        <w:rPr>
          <w:rFonts w:cstheme="minorHAnsi"/>
        </w:rPr>
        <w:t xml:space="preserve">Huang and Scott. (2017). Credit Risk Scorecard Design, Validation and User Acceptance. [Online]. Credit Risk Scorecard Design, Validation and User Acceptance. Last Updated: 2017. Available at: </w:t>
      </w:r>
      <w:hyperlink r:id="rId72" w:history="1">
        <w:r w:rsidRPr="002B7EBF">
          <w:rPr>
            <w:rStyle w:val="Hyperlink"/>
            <w:rFonts w:cstheme="minorHAnsi"/>
          </w:rPr>
          <w:t>https://cer.business-school.ed.ac.uk/wp-content/uploads/sites/55/2017/03/Credit-Risk-Scorecard-Design-Huang-and-Scott.pdf</w:t>
        </w:r>
      </w:hyperlink>
      <w:r w:rsidRPr="002B7EBF">
        <w:rPr>
          <w:rFonts w:cstheme="minorHAnsi"/>
        </w:rPr>
        <w:t xml:space="preserve">   [Accessed 17 May 2024].</w:t>
      </w:r>
    </w:p>
    <w:p w14:paraId="54EBA74D" w14:textId="4A5F74BA" w:rsidR="00C36276" w:rsidRPr="002B7EBF" w:rsidRDefault="00C36276" w:rsidP="00C36276">
      <w:pPr>
        <w:rPr>
          <w:rFonts w:cstheme="minorHAnsi"/>
        </w:rPr>
      </w:pPr>
      <w:r w:rsidRPr="002B7EBF">
        <w:rPr>
          <w:rFonts w:cstheme="minorHAnsi"/>
        </w:rPr>
        <w:t>Mays, E. (2004). Credit Scoring for Risk Managers: The Handbook for Lenders. South-Western Educational Publishing.</w:t>
      </w:r>
    </w:p>
    <w:p w14:paraId="6F7E1D7F" w14:textId="77777777" w:rsidR="00C36276" w:rsidRPr="002B7EBF" w:rsidRDefault="00C36276" w:rsidP="00C36276">
      <w:pPr>
        <w:rPr>
          <w:rFonts w:cstheme="minorHAnsi"/>
        </w:rPr>
      </w:pPr>
      <w:r w:rsidRPr="002B7EBF">
        <w:rPr>
          <w:rFonts w:cstheme="minorHAnsi"/>
        </w:rPr>
        <w:t>Siddiqi, N. (2017). Credit Risk Scorecards: Developing and Implementing Intelligent Credit Scoring. Wiley.</w:t>
      </w:r>
    </w:p>
    <w:p w14:paraId="0569F4A4" w14:textId="0F2440F8" w:rsidR="003959F1" w:rsidRPr="002B7EBF" w:rsidRDefault="003959F1" w:rsidP="00C36276">
      <w:pPr>
        <w:rPr>
          <w:rFonts w:cstheme="minorHAnsi"/>
        </w:rPr>
      </w:pPr>
      <w:r w:rsidRPr="002B7EBF">
        <w:rPr>
          <w:rFonts w:cstheme="minorHAnsi"/>
        </w:rPr>
        <w:t xml:space="preserve">Silva et al. (2020). A logistic regression model for consumer default risk. [Online]. National Library of Medicine. Last Updated: 2020. Available at: </w:t>
      </w:r>
      <w:hyperlink r:id="rId73" w:history="1">
        <w:r w:rsidRPr="002B7EBF">
          <w:rPr>
            <w:rStyle w:val="Hyperlink"/>
            <w:rFonts w:cstheme="minorHAnsi"/>
          </w:rPr>
          <w:t>https://www.ncbi.nlm.nih.gov/pmc/articles/PMC9041570/</w:t>
        </w:r>
      </w:hyperlink>
      <w:r w:rsidRPr="002B7EBF">
        <w:rPr>
          <w:rFonts w:cstheme="minorHAnsi"/>
        </w:rPr>
        <w:t xml:space="preserve">  [Accessed 9 May 2024].</w:t>
      </w:r>
    </w:p>
    <w:p w14:paraId="3B4D0B88" w14:textId="6BE6842F" w:rsidR="009D7854" w:rsidRPr="002B7EBF" w:rsidRDefault="00C36276" w:rsidP="00C36276">
      <w:pPr>
        <w:rPr>
          <w:rFonts w:cstheme="minorHAnsi"/>
        </w:rPr>
      </w:pPr>
      <w:r w:rsidRPr="002B7EBF">
        <w:rPr>
          <w:rFonts w:cstheme="minorHAnsi"/>
        </w:rPr>
        <w:t>Thomas, L. C., Edelman, D. B., &amp; Crook, J. N. (2002). Credit Scoring and Its Applications. Society for Industrial and Applied Mathematics.</w:t>
      </w:r>
      <w:r w:rsidR="009D7854" w:rsidRPr="002B7EBF">
        <w:rPr>
          <w:rFonts w:cstheme="minorHAnsi"/>
        </w:rPr>
        <w:br w:type="page"/>
      </w:r>
    </w:p>
    <w:p w14:paraId="33CA722D" w14:textId="72CDBC15" w:rsidR="00F71FD1" w:rsidRPr="002B7EBF" w:rsidRDefault="00F71FD1" w:rsidP="00F30154">
      <w:pPr>
        <w:rPr>
          <w:rFonts w:cstheme="minorHAnsi"/>
        </w:rPr>
      </w:pPr>
      <w:bookmarkStart w:id="863" w:name="_Communications"/>
      <w:bookmarkEnd w:id="863"/>
    </w:p>
    <w:sectPr w:rsidR="00F71FD1" w:rsidRPr="002B7EBF" w:rsidSect="004B5699">
      <w:headerReference w:type="default" r:id="rId74"/>
      <w:footerReference w:type="default" r:id="rId7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49"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50" w:author="Benjamin Roberts (Credit)"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108"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26"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165" w:author="Wrigley, Vix" w:date="2024-06-06T13:25:00Z" w:initials="VW">
    <w:p w14:paraId="36FD8F6C" w14:textId="4E2719D2" w:rsidR="00DC49B4" w:rsidRDefault="00DC49B4" w:rsidP="00DC49B4">
      <w:pPr>
        <w:pStyle w:val="CommentText"/>
      </w:pPr>
      <w:r>
        <w:rPr>
          <w:rStyle w:val="CommentReference"/>
        </w:rPr>
        <w:annotationRef/>
      </w:r>
      <w:r>
        <w:t>Loading data into a…. a what? Or is it meant to say into A.</w:t>
      </w:r>
    </w:p>
  </w:comment>
  <w:comment w:id="167"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289"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304"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342"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356"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405"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404"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418"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419"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A4693" w15:done="1"/>
  <w15:commentEx w15:paraId="4DF72A59" w15:done="1"/>
  <w15:commentEx w15:paraId="6F908A97" w15:done="1"/>
  <w15:commentEx w15:paraId="53A9081A" w15:done="1"/>
  <w15:commentEx w15:paraId="0E0AF242" w15:done="1"/>
  <w15:commentEx w15:paraId="36FD8F6C" w15:done="1"/>
  <w15:commentEx w15:paraId="765B774D" w15:done="1"/>
  <w15:commentEx w15:paraId="794F44B9" w15:done="1"/>
  <w15:commentEx w15:paraId="447B6686" w15:done="1"/>
  <w15:commentEx w15:paraId="2806443E" w15:done="1"/>
  <w15:commentEx w15:paraId="5B30489D" w15:done="1"/>
  <w15:commentEx w15:paraId="6A6043F5" w15:done="1"/>
  <w15:commentEx w15:paraId="75067526" w15:done="1"/>
  <w15:commentEx w15:paraId="617D147F" w15:done="1"/>
  <w15:commentEx w15:paraId="1ACB58ED" w15:paraIdParent="617D14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25BA82A7" w16cex:dateUtc="2024-06-06T12:25: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36FD8F6C" w16cid:durableId="25BA82A7"/>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9F4A3" w14:textId="77777777" w:rsidR="00E94F82" w:rsidRDefault="00E94F82" w:rsidP="00B03B90">
      <w:pPr>
        <w:spacing w:after="0" w:line="240" w:lineRule="auto"/>
      </w:pPr>
      <w:r>
        <w:separator/>
      </w:r>
    </w:p>
  </w:endnote>
  <w:endnote w:type="continuationSeparator" w:id="0">
    <w:p w14:paraId="148CB9B9" w14:textId="77777777" w:rsidR="00E94F82" w:rsidRDefault="00E94F82"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80ED9" w14:textId="2F5CF30F" w:rsidR="00DF7BE9" w:rsidRDefault="00FF0C4F">
    <w:pPr>
      <w:pStyle w:val="Footer"/>
    </w:pPr>
    <w:del w:id="864" w:author="Benjamin Roberts" w:date="2024-06-10T21:57:00Z">
      <w:r w:rsidDel="00DF7BE9">
        <w:delText xml:space="preserve">M1 </w:delText>
      </w:r>
      <w:r w:rsidR="00B03B90" w:rsidDel="00DF7BE9">
        <w:delText>Apply - Introduction to Software Development</w:delText>
      </w:r>
    </w:del>
    <w:ins w:id="865" w:author="Benjamin Roberts" w:date="2024-06-10T21:57:00Z">
      <w:r w:rsidR="00DF7BE9">
        <w:t>Java Decisioning App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C0D8" w14:textId="77777777" w:rsidR="00E94F82" w:rsidRDefault="00E94F82" w:rsidP="00B03B90">
      <w:pPr>
        <w:spacing w:after="0" w:line="240" w:lineRule="auto"/>
      </w:pPr>
      <w:r>
        <w:separator/>
      </w:r>
    </w:p>
  </w:footnote>
  <w:footnote w:type="continuationSeparator" w:id="0">
    <w:p w14:paraId="22DF6D91" w14:textId="77777777" w:rsidR="00E94F82" w:rsidRDefault="00E94F82"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16"/>
  </w:num>
  <w:num w:numId="4" w16cid:durableId="384063555">
    <w:abstractNumId w:val="12"/>
  </w:num>
  <w:num w:numId="5" w16cid:durableId="1028066488">
    <w:abstractNumId w:val="10"/>
  </w:num>
  <w:num w:numId="6" w16cid:durableId="1361394464">
    <w:abstractNumId w:val="1"/>
  </w:num>
  <w:num w:numId="7" w16cid:durableId="1194923845">
    <w:abstractNumId w:val="14"/>
  </w:num>
  <w:num w:numId="8" w16cid:durableId="1068649352">
    <w:abstractNumId w:val="15"/>
  </w:num>
  <w:num w:numId="9" w16cid:durableId="1482573851">
    <w:abstractNumId w:val="0"/>
  </w:num>
  <w:num w:numId="10" w16cid:durableId="1467965475">
    <w:abstractNumId w:val="17"/>
  </w:num>
  <w:num w:numId="11" w16cid:durableId="2107841507">
    <w:abstractNumId w:val="13"/>
  </w:num>
  <w:num w:numId="12" w16cid:durableId="1433932377">
    <w:abstractNumId w:val="6"/>
  </w:num>
  <w:num w:numId="13" w16cid:durableId="1948462499">
    <w:abstractNumId w:val="11"/>
  </w:num>
  <w:num w:numId="14" w16cid:durableId="2034914015">
    <w:abstractNumId w:val="5"/>
  </w:num>
  <w:num w:numId="15" w16cid:durableId="81876453">
    <w:abstractNumId w:val="9"/>
  </w:num>
  <w:num w:numId="16" w16cid:durableId="1032464891">
    <w:abstractNumId w:val="8"/>
  </w:num>
  <w:num w:numId="17" w16cid:durableId="166869328">
    <w:abstractNumId w:val="2"/>
  </w:num>
  <w:num w:numId="18" w16cid:durableId="2016691241">
    <w:abstractNumId w:val="18"/>
  </w:num>
  <w:num w:numId="19" w16cid:durableId="13271286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Roberts (Credit)">
    <w15:presenceInfo w15:providerId="AD" w15:userId="S::Benjamin.Roberts@vanquisbankinggroup.com::3b04bba9-e976-44ec-83bc-f4c0610edf8f"/>
  </w15:person>
  <w15:person w15:author="Benjamin Roberts">
    <w15:presenceInfo w15:providerId="Windows Live" w15:userId="fb997e29d3c572a8"/>
  </w15:person>
  <w15:person w15:author="Wrigley, Vix">
    <w15:presenceInfo w15:providerId="AD" w15:userId="S::VWrigley@qa.com::3811b356-fdfe-4401-acbf-720e384f70cd"/>
  </w15:person>
  <w15:person w15:author="Benjamin Roberts (Credit) [2]">
    <w15:presenceInfo w15:providerId="AD" w15:userId="S::Benjamin.Roberts@vanquis.com::3b04bba9-e976-44ec-83bc-f4c0610edf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CBF"/>
    <w:rsid w:val="00110049"/>
    <w:rsid w:val="00166764"/>
    <w:rsid w:val="00174590"/>
    <w:rsid w:val="001745A3"/>
    <w:rsid w:val="00194A88"/>
    <w:rsid w:val="001B0C0A"/>
    <w:rsid w:val="001B77E4"/>
    <w:rsid w:val="001C3669"/>
    <w:rsid w:val="001E101C"/>
    <w:rsid w:val="001E4550"/>
    <w:rsid w:val="00223A7D"/>
    <w:rsid w:val="00225195"/>
    <w:rsid w:val="002579D4"/>
    <w:rsid w:val="00277D74"/>
    <w:rsid w:val="00281C70"/>
    <w:rsid w:val="002854B4"/>
    <w:rsid w:val="00293C7B"/>
    <w:rsid w:val="002B3349"/>
    <w:rsid w:val="002B5D7C"/>
    <w:rsid w:val="002B7EBF"/>
    <w:rsid w:val="002D2830"/>
    <w:rsid w:val="002D58FE"/>
    <w:rsid w:val="002D62BF"/>
    <w:rsid w:val="002E4B96"/>
    <w:rsid w:val="002E7112"/>
    <w:rsid w:val="003670CF"/>
    <w:rsid w:val="00373E35"/>
    <w:rsid w:val="0037585D"/>
    <w:rsid w:val="0039151E"/>
    <w:rsid w:val="003925A0"/>
    <w:rsid w:val="003959F1"/>
    <w:rsid w:val="003972B3"/>
    <w:rsid w:val="003A1651"/>
    <w:rsid w:val="003B3EB3"/>
    <w:rsid w:val="003B5066"/>
    <w:rsid w:val="003D5117"/>
    <w:rsid w:val="003E7D39"/>
    <w:rsid w:val="003F3445"/>
    <w:rsid w:val="00413BF5"/>
    <w:rsid w:val="004168B2"/>
    <w:rsid w:val="00426EAA"/>
    <w:rsid w:val="00434363"/>
    <w:rsid w:val="00451DA1"/>
    <w:rsid w:val="00453971"/>
    <w:rsid w:val="0047236D"/>
    <w:rsid w:val="00473F94"/>
    <w:rsid w:val="004911AF"/>
    <w:rsid w:val="004B3AE6"/>
    <w:rsid w:val="004B5105"/>
    <w:rsid w:val="004B5699"/>
    <w:rsid w:val="004B682F"/>
    <w:rsid w:val="004C0BA5"/>
    <w:rsid w:val="004D05CA"/>
    <w:rsid w:val="004F2DB0"/>
    <w:rsid w:val="00503382"/>
    <w:rsid w:val="005041DE"/>
    <w:rsid w:val="005046B9"/>
    <w:rsid w:val="00504821"/>
    <w:rsid w:val="00506070"/>
    <w:rsid w:val="00514503"/>
    <w:rsid w:val="0054104B"/>
    <w:rsid w:val="00554BA7"/>
    <w:rsid w:val="00575DC6"/>
    <w:rsid w:val="00582DAD"/>
    <w:rsid w:val="00592022"/>
    <w:rsid w:val="00597BD1"/>
    <w:rsid w:val="00597F5D"/>
    <w:rsid w:val="005B6664"/>
    <w:rsid w:val="005C26DC"/>
    <w:rsid w:val="005C509C"/>
    <w:rsid w:val="005D3366"/>
    <w:rsid w:val="005F14E6"/>
    <w:rsid w:val="005F2DE2"/>
    <w:rsid w:val="005F78FD"/>
    <w:rsid w:val="0061028A"/>
    <w:rsid w:val="00611380"/>
    <w:rsid w:val="0061227A"/>
    <w:rsid w:val="006147EB"/>
    <w:rsid w:val="006312E2"/>
    <w:rsid w:val="006403F4"/>
    <w:rsid w:val="00643275"/>
    <w:rsid w:val="00662A23"/>
    <w:rsid w:val="006763CF"/>
    <w:rsid w:val="00676794"/>
    <w:rsid w:val="006D24D4"/>
    <w:rsid w:val="006D4695"/>
    <w:rsid w:val="006D67F1"/>
    <w:rsid w:val="006F4E6A"/>
    <w:rsid w:val="00702DF6"/>
    <w:rsid w:val="00725995"/>
    <w:rsid w:val="00751D63"/>
    <w:rsid w:val="0075637B"/>
    <w:rsid w:val="00765337"/>
    <w:rsid w:val="00782C16"/>
    <w:rsid w:val="007B1251"/>
    <w:rsid w:val="007B6C31"/>
    <w:rsid w:val="007B7545"/>
    <w:rsid w:val="007C4D41"/>
    <w:rsid w:val="007D4CEB"/>
    <w:rsid w:val="007D5552"/>
    <w:rsid w:val="007E1905"/>
    <w:rsid w:val="008108FA"/>
    <w:rsid w:val="008150EB"/>
    <w:rsid w:val="0082407B"/>
    <w:rsid w:val="00833D68"/>
    <w:rsid w:val="0083487E"/>
    <w:rsid w:val="00841863"/>
    <w:rsid w:val="00843306"/>
    <w:rsid w:val="00867E85"/>
    <w:rsid w:val="008712A4"/>
    <w:rsid w:val="00875945"/>
    <w:rsid w:val="0088496F"/>
    <w:rsid w:val="008C0359"/>
    <w:rsid w:val="008C252E"/>
    <w:rsid w:val="008C59B4"/>
    <w:rsid w:val="008C730F"/>
    <w:rsid w:val="008F132B"/>
    <w:rsid w:val="0091178C"/>
    <w:rsid w:val="00913DA2"/>
    <w:rsid w:val="0091449F"/>
    <w:rsid w:val="009150C9"/>
    <w:rsid w:val="009459BE"/>
    <w:rsid w:val="0094603B"/>
    <w:rsid w:val="00951A54"/>
    <w:rsid w:val="009716BE"/>
    <w:rsid w:val="009807E7"/>
    <w:rsid w:val="009809AB"/>
    <w:rsid w:val="00991668"/>
    <w:rsid w:val="009939EB"/>
    <w:rsid w:val="009A734D"/>
    <w:rsid w:val="009B3FFC"/>
    <w:rsid w:val="009B445F"/>
    <w:rsid w:val="009B44EC"/>
    <w:rsid w:val="009B722D"/>
    <w:rsid w:val="009D44ED"/>
    <w:rsid w:val="009D7854"/>
    <w:rsid w:val="009E4338"/>
    <w:rsid w:val="009E5A2D"/>
    <w:rsid w:val="00A01378"/>
    <w:rsid w:val="00A02625"/>
    <w:rsid w:val="00A02AE9"/>
    <w:rsid w:val="00A3095D"/>
    <w:rsid w:val="00A92766"/>
    <w:rsid w:val="00AB1EC6"/>
    <w:rsid w:val="00AC0B3C"/>
    <w:rsid w:val="00AC53F5"/>
    <w:rsid w:val="00B03B90"/>
    <w:rsid w:val="00B15466"/>
    <w:rsid w:val="00B2144E"/>
    <w:rsid w:val="00B2605D"/>
    <w:rsid w:val="00B36CD7"/>
    <w:rsid w:val="00B4044C"/>
    <w:rsid w:val="00B4188F"/>
    <w:rsid w:val="00B6153D"/>
    <w:rsid w:val="00B70F0D"/>
    <w:rsid w:val="00B929C4"/>
    <w:rsid w:val="00B9713F"/>
    <w:rsid w:val="00BA139A"/>
    <w:rsid w:val="00BC164C"/>
    <w:rsid w:val="00BE0CC7"/>
    <w:rsid w:val="00BE12C0"/>
    <w:rsid w:val="00BF1671"/>
    <w:rsid w:val="00BF1A1F"/>
    <w:rsid w:val="00C003C5"/>
    <w:rsid w:val="00C00723"/>
    <w:rsid w:val="00C05A59"/>
    <w:rsid w:val="00C07638"/>
    <w:rsid w:val="00C154A5"/>
    <w:rsid w:val="00C22271"/>
    <w:rsid w:val="00C304CA"/>
    <w:rsid w:val="00C36276"/>
    <w:rsid w:val="00C42B15"/>
    <w:rsid w:val="00C51981"/>
    <w:rsid w:val="00C74DF3"/>
    <w:rsid w:val="00C84BBC"/>
    <w:rsid w:val="00C862EA"/>
    <w:rsid w:val="00C879BE"/>
    <w:rsid w:val="00CA08C7"/>
    <w:rsid w:val="00CA2DA6"/>
    <w:rsid w:val="00CB648A"/>
    <w:rsid w:val="00CD0E70"/>
    <w:rsid w:val="00CE3560"/>
    <w:rsid w:val="00CF697F"/>
    <w:rsid w:val="00CF7791"/>
    <w:rsid w:val="00D0473E"/>
    <w:rsid w:val="00D1635E"/>
    <w:rsid w:val="00D26C6E"/>
    <w:rsid w:val="00D52942"/>
    <w:rsid w:val="00D63B2E"/>
    <w:rsid w:val="00D87217"/>
    <w:rsid w:val="00D97132"/>
    <w:rsid w:val="00DA1230"/>
    <w:rsid w:val="00DA33F7"/>
    <w:rsid w:val="00DB551F"/>
    <w:rsid w:val="00DB63A8"/>
    <w:rsid w:val="00DC02E7"/>
    <w:rsid w:val="00DC49B4"/>
    <w:rsid w:val="00DF2B25"/>
    <w:rsid w:val="00DF7BE9"/>
    <w:rsid w:val="00E12CE3"/>
    <w:rsid w:val="00E251D7"/>
    <w:rsid w:val="00E313B5"/>
    <w:rsid w:val="00E34A18"/>
    <w:rsid w:val="00E7011A"/>
    <w:rsid w:val="00E74E92"/>
    <w:rsid w:val="00E752A7"/>
    <w:rsid w:val="00E860BF"/>
    <w:rsid w:val="00E87D7A"/>
    <w:rsid w:val="00E94F82"/>
    <w:rsid w:val="00E97648"/>
    <w:rsid w:val="00EB6911"/>
    <w:rsid w:val="00EC7E9E"/>
    <w:rsid w:val="00EE3D7E"/>
    <w:rsid w:val="00EF550E"/>
    <w:rsid w:val="00F01198"/>
    <w:rsid w:val="00F239CC"/>
    <w:rsid w:val="00F27FBE"/>
    <w:rsid w:val="00F30154"/>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F5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Change w:id="0" w:author="Benjamin Roberts (Credit)" w:date="2024-06-17T08:54:00Z">
        <w:pPr>
          <w:spacing w:after="100" w:line="259" w:lineRule="auto"/>
          <w:ind w:left="220"/>
        </w:pPr>
      </w:pPrChange>
    </w:pPr>
    <w:rPr>
      <w:rPrChange w:id="0" w:author="Benjamin Roberts (Credit)" w:date="2024-06-17T08:54:00Z">
        <w:rPr>
          <w:rFonts w:asciiTheme="minorHAnsi" w:eastAsiaTheme="minorHAnsi" w:hAnsiTheme="minorHAnsi" w:cstheme="minorBidi"/>
          <w:kern w:val="2"/>
          <w:sz w:val="22"/>
          <w:szCs w:val="22"/>
          <w:lang w:val="en-GB" w:eastAsia="en-US" w:bidi="ar-SA"/>
          <w14:ligatures w14:val="standardContextual"/>
        </w:rPr>
      </w:rPrChange>
    </w:r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mailto:Benjamin.roberts@vanquis.com" TargetMode="External"/><Relationship Id="rId47" Type="http://schemas.openxmlformats.org/officeDocument/2006/relationships/hyperlink" Target="mailto:Benjamin.roberts@vanquis.com" TargetMode="External"/><Relationship Id="rId63" Type="http://schemas.openxmlformats.org/officeDocument/2006/relationships/hyperlink" Target="https://azure.microsoft.com/en-us/blog/adding-users-to-your-sql-azure-database/" TargetMode="External"/><Relationship Id="rId68" Type="http://schemas.openxmlformats.org/officeDocument/2006/relationships/hyperlink" Target="https://www.w3schools.com/java/java_abstract.asp" TargetMode="External"/><Relationship Id="rId16" Type="http://schemas.openxmlformats.org/officeDocument/2006/relationships/image" Target="media/image5.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mailto:Benjamin.Roberts@vanquis.com" TargetMode="External"/><Relationship Id="rId45" Type="http://schemas.openxmlformats.org/officeDocument/2006/relationships/hyperlink" Target="mailto:Benjamin.Roberts@vanquis.com" TargetMode="External"/><Relationship Id="rId53" Type="http://schemas.openxmlformats.org/officeDocument/2006/relationships/image" Target="media/image34.png"/><Relationship Id="rId58" Type="http://schemas.openxmlformats.org/officeDocument/2006/relationships/hyperlink" Target="https://aws.amazon.com/what-is/unit-testing/" TargetMode="External"/><Relationship Id="rId66" Type="http://schemas.openxmlformats.org/officeDocument/2006/relationships/hyperlink" Target="https://stackoverflow.com/questions/260666/can-an-abstract-class-have-a-constructor"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community.fico.com/s/blog-post/a5Q2E000000YNqoUAG/fico2227"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microsoft/sql-server-samples/blob/master/samples/databases/northwind-pubs/instnwn" TargetMode="External"/><Relationship Id="rId69" Type="http://schemas.openxmlformats.org/officeDocument/2006/relationships/hyperlink" Target="https://junit.org/junit5/docs/current/user-guide/" TargetMode="External"/><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2.png"/><Relationship Id="rId72" Type="http://schemas.openxmlformats.org/officeDocument/2006/relationships/hyperlink" Target="https://cer.business-school.ed.ac.uk/wp-content/uploads/sites/55/2017/03/Credit-Risk-Scorecard-Design-Huang-and-Scott.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Weidong.Peng@vanquis.com" TargetMode="External"/><Relationship Id="rId59" Type="http://schemas.openxmlformats.org/officeDocument/2006/relationships/hyperlink" Target="https://www.youtube.com/watch?v=HnQ6QjeGMm0" TargetMode="External"/><Relationship Id="rId67" Type="http://schemas.openxmlformats.org/officeDocument/2006/relationships/hyperlink" Target="https://stackoverflow.com/questions/70406298/adding-objects-to-an-array-list-cannot-invoke-xxx-add-b" TargetMode="External"/><Relationship Id="rId20" Type="http://schemas.openxmlformats.org/officeDocument/2006/relationships/image" Target="media/image9.png"/><Relationship Id="rId41" Type="http://schemas.openxmlformats.org/officeDocument/2006/relationships/hyperlink" Target="mailto:Weidong.Peng@vanquis.com" TargetMode="External"/><Relationship Id="rId54" Type="http://schemas.openxmlformats.org/officeDocument/2006/relationships/image" Target="media/image35.png"/><Relationship Id="rId62"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70" Type="http://schemas.openxmlformats.org/officeDocument/2006/relationships/hyperlink" Target="https://mvnrepository.com/artifact/com.google.code.gson/gs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mailto:Benjamin.Roberts@vanquis.com" TargetMode="External"/><Relationship Id="rId52" Type="http://schemas.openxmlformats.org/officeDocument/2006/relationships/image" Target="media/image33.png"/><Relationship Id="rId60" Type="http://schemas.openxmlformats.org/officeDocument/2006/relationships/hyperlink" Target="https://developer.experian.com/products/uk/delphi-select/delphi-select-api-docs" TargetMode="External"/><Relationship Id="rId65" Type="http://schemas.openxmlformats.org/officeDocument/2006/relationships/hyperlink" Target="https://docs.snowflake.com/en/user-guide/security-access-control-overview" TargetMode="External"/><Relationship Id="rId73" Type="http://schemas.openxmlformats.org/officeDocument/2006/relationships/hyperlink" Target="https://www.ncbi.nlm.nih.gov/pmc/articles/PMC9041570/" TargetMode="External"/><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mailto:Benjamin.Roberts@vanquis.com"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vnrepository.com/artifact/com.microsoft.sqlserver/mssql-jdbc"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41</Pages>
  <Words>7884</Words>
  <Characters>44943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52722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32</cp:revision>
  <dcterms:created xsi:type="dcterms:W3CDTF">2024-06-06T13:52:00Z</dcterms:created>
  <dcterms:modified xsi:type="dcterms:W3CDTF">2024-06-17T16:15:00Z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